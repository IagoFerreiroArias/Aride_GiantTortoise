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2A2C16" w14:textId="696FD544" w:rsidR="004B624F" w:rsidRPr="002335F1" w:rsidRDefault="007459A0" w:rsidP="00BF6C4E">
      <w:pPr>
        <w:spacing w:before="240" w:after="240" w:line="276"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 xml:space="preserve">T01: </w:t>
      </w:r>
      <w:r w:rsidR="004B624F" w:rsidRPr="002335F1">
        <w:rPr>
          <w:rFonts w:ascii="Times New Roman" w:hAnsi="Times New Roman" w:cs="Times New Roman"/>
          <w:b/>
          <w:bCs/>
          <w:sz w:val="28"/>
          <w:szCs w:val="28"/>
        </w:rPr>
        <w:t xml:space="preserve">Reintroduced giant tortoises exhibit </w:t>
      </w:r>
      <w:r w:rsidR="00077020" w:rsidRPr="002335F1">
        <w:rPr>
          <w:rFonts w:ascii="Times New Roman" w:hAnsi="Times New Roman" w:cs="Times New Roman"/>
          <w:b/>
          <w:bCs/>
          <w:sz w:val="28"/>
          <w:szCs w:val="28"/>
        </w:rPr>
        <w:t xml:space="preserve">effectiveness and topological </w:t>
      </w:r>
      <w:r w:rsidR="004B624F" w:rsidRPr="002335F1">
        <w:rPr>
          <w:rFonts w:ascii="Times New Roman" w:hAnsi="Times New Roman" w:cs="Times New Roman"/>
          <w:b/>
          <w:bCs/>
          <w:sz w:val="28"/>
          <w:szCs w:val="28"/>
        </w:rPr>
        <w:t>shifts but maintain structural roles in Seychelles’ mutualistic and antagonistic individual ecological networks.</w:t>
      </w:r>
    </w:p>
    <w:p w14:paraId="02558120" w14:textId="1F9CB73D" w:rsidR="007459A0" w:rsidRPr="002335F1" w:rsidRDefault="007459A0" w:rsidP="00BF6C4E">
      <w:pPr>
        <w:spacing w:before="240" w:after="240" w:line="276"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T02: Differential Ecological Roles of Keystone Individuals of Reintroduced Giant Tortoises Across Mutualistic and Antagonistic Interaction Networks</w:t>
      </w:r>
    </w:p>
    <w:p w14:paraId="5A2E546F" w14:textId="6A3217D1" w:rsidR="007459A0" w:rsidRPr="002335F1" w:rsidRDefault="007459A0" w:rsidP="00BF6C4E">
      <w:pPr>
        <w:spacing w:before="240" w:after="240" w:line="276" w:lineRule="auto"/>
        <w:jc w:val="both"/>
        <w:rPr>
          <w:rFonts w:ascii="Times New Roman" w:hAnsi="Times New Roman" w:cs="Times New Roman"/>
          <w:b/>
          <w:bCs/>
          <w:sz w:val="28"/>
          <w:szCs w:val="28"/>
        </w:rPr>
      </w:pPr>
      <w:commentRangeStart w:id="0"/>
      <w:r w:rsidRPr="002335F1">
        <w:rPr>
          <w:rFonts w:ascii="Times New Roman" w:hAnsi="Times New Roman" w:cs="Times New Roman"/>
          <w:b/>
          <w:bCs/>
          <w:sz w:val="28"/>
          <w:szCs w:val="28"/>
        </w:rPr>
        <w:t>T03</w:t>
      </w:r>
      <w:commentRangeEnd w:id="0"/>
      <w:r w:rsidR="009C58F1" w:rsidRPr="002335F1">
        <w:rPr>
          <w:rStyle w:val="CommentReference"/>
        </w:rPr>
        <w:commentReference w:id="0"/>
      </w:r>
      <w:r w:rsidRPr="002335F1">
        <w:rPr>
          <w:rFonts w:ascii="Times New Roman" w:hAnsi="Times New Roman" w:cs="Times New Roman"/>
          <w:b/>
          <w:bCs/>
          <w:sz w:val="28"/>
          <w:szCs w:val="28"/>
        </w:rPr>
        <w:t>: The neglected role of keystone individuals of giant tortoises as drivers of mutualistic and antagonistic processes in interaction networks</w:t>
      </w:r>
      <w:ins w:id="1" w:author="Iago Ferreiro" w:date="2024-12-06T15:47:00Z">
        <w:r w:rsidR="00F741D5">
          <w:rPr>
            <w:rFonts w:ascii="Times New Roman" w:hAnsi="Times New Roman" w:cs="Times New Roman"/>
            <w:b/>
            <w:bCs/>
            <w:sz w:val="28"/>
            <w:szCs w:val="28"/>
          </w:rPr>
          <w:t>.</w:t>
        </w:r>
      </w:ins>
    </w:p>
    <w:p w14:paraId="42EA21FB" w14:textId="77777777" w:rsidR="004B624F" w:rsidRPr="000E7BAA" w:rsidRDefault="00FE5DB2" w:rsidP="00104C2D">
      <w:pPr>
        <w:spacing w:before="240" w:after="240" w:line="360" w:lineRule="auto"/>
        <w:jc w:val="both"/>
        <w:rPr>
          <w:rFonts w:ascii="Times New Roman" w:hAnsi="Times New Roman" w:cs="Times New Roman"/>
          <w:b/>
          <w:bCs/>
          <w:vertAlign w:val="superscript"/>
        </w:rPr>
      </w:pPr>
      <w:r w:rsidRPr="000E7BAA">
        <w:rPr>
          <w:rFonts w:ascii="Times New Roman" w:hAnsi="Times New Roman" w:cs="Times New Roman"/>
          <w:b/>
          <w:bCs/>
        </w:rPr>
        <w:t>Iago Ferreiro-Arias</w:t>
      </w:r>
      <w:r w:rsidRPr="000E7BAA">
        <w:rPr>
          <w:rFonts w:ascii="Times New Roman" w:hAnsi="Times New Roman" w:cs="Times New Roman"/>
          <w:b/>
          <w:bCs/>
          <w:vertAlign w:val="superscript"/>
        </w:rPr>
        <w:t>1,2*</w:t>
      </w:r>
      <w:r w:rsidRPr="000E7BAA">
        <w:rPr>
          <w:rFonts w:ascii="Times New Roman" w:hAnsi="Times New Roman" w:cs="Times New Roman"/>
          <w:b/>
          <w:bCs/>
        </w:rPr>
        <w:t xml:space="preserve">, </w:t>
      </w:r>
      <w:r w:rsidR="004B624F" w:rsidRPr="000E7BAA">
        <w:rPr>
          <w:rFonts w:ascii="Times New Roman" w:hAnsi="Times New Roman" w:cs="Times New Roman"/>
          <w:b/>
          <w:bCs/>
        </w:rPr>
        <w:t>Sergio García-Peña</w:t>
      </w:r>
      <w:r w:rsidRPr="000E7BAA">
        <w:rPr>
          <w:rFonts w:ascii="Times New Roman" w:hAnsi="Times New Roman" w:cs="Times New Roman"/>
          <w:b/>
          <w:bCs/>
          <w:vertAlign w:val="superscript"/>
        </w:rPr>
        <w:t>3</w:t>
      </w:r>
      <w:r w:rsidR="00BF6C4E" w:rsidRPr="000E7BAA">
        <w:rPr>
          <w:rFonts w:ascii="Times New Roman" w:hAnsi="Times New Roman" w:cs="Times New Roman"/>
          <w:b/>
          <w:bCs/>
          <w:vertAlign w:val="superscript"/>
        </w:rPr>
        <w:t>,</w:t>
      </w:r>
      <w:r w:rsidRPr="000E7BAA">
        <w:rPr>
          <w:rFonts w:ascii="Times New Roman" w:hAnsi="Times New Roman" w:cs="Times New Roman"/>
          <w:b/>
          <w:bCs/>
          <w:vertAlign w:val="superscript"/>
        </w:rPr>
        <w:t>4</w:t>
      </w:r>
      <w:r w:rsidR="004B624F" w:rsidRPr="000E7BAA">
        <w:rPr>
          <w:rFonts w:ascii="Times New Roman" w:hAnsi="Times New Roman" w:cs="Times New Roman"/>
          <w:b/>
          <w:bCs/>
          <w:vertAlign w:val="superscript"/>
        </w:rPr>
        <w:t>*</w:t>
      </w:r>
      <w:r w:rsidR="003331DA" w:rsidRPr="000E7BAA">
        <w:rPr>
          <w:rFonts w:ascii="Times New Roman" w:hAnsi="Times New Roman" w:cs="Times New Roman"/>
          <w:b/>
          <w:bCs/>
        </w:rPr>
        <w:t xml:space="preserve">, </w:t>
      </w:r>
      <w:r w:rsidR="004B624F" w:rsidRPr="000E7BAA">
        <w:rPr>
          <w:rFonts w:ascii="Times New Roman" w:hAnsi="Times New Roman" w:cs="Times New Roman"/>
          <w:b/>
          <w:bCs/>
        </w:rPr>
        <w:t>Christopher Kaiser-Bunbury</w:t>
      </w:r>
      <w:r w:rsidR="000C0803" w:rsidRPr="000E7BAA">
        <w:rPr>
          <w:rFonts w:ascii="Times New Roman" w:hAnsi="Times New Roman" w:cs="Times New Roman"/>
          <w:b/>
          <w:bCs/>
          <w:vertAlign w:val="superscript"/>
        </w:rPr>
        <w:t>5</w:t>
      </w:r>
      <w:r w:rsidR="004B624F" w:rsidRPr="000E7BAA">
        <w:rPr>
          <w:rFonts w:ascii="Times New Roman" w:hAnsi="Times New Roman" w:cs="Times New Roman"/>
          <w:b/>
          <w:bCs/>
        </w:rPr>
        <w:t>, Pablo Vargas-Gómez</w:t>
      </w:r>
      <w:r w:rsidRPr="000E7BAA">
        <w:rPr>
          <w:rFonts w:ascii="Times New Roman" w:hAnsi="Times New Roman" w:cs="Times New Roman"/>
          <w:b/>
          <w:bCs/>
          <w:vertAlign w:val="superscript"/>
        </w:rPr>
        <w:t>3</w:t>
      </w:r>
    </w:p>
    <w:p w14:paraId="2B2679CB" w14:textId="77777777" w:rsidR="00FE5DB2" w:rsidRPr="000E7BAA" w:rsidRDefault="00FE5DB2" w:rsidP="00104C2D">
      <w:pPr>
        <w:spacing w:line="360" w:lineRule="auto"/>
        <w:jc w:val="both"/>
        <w:rPr>
          <w:rFonts w:ascii="Times New Roman" w:hAnsi="Times New Roman" w:cs="Times New Roman"/>
        </w:rPr>
      </w:pPr>
      <w:r w:rsidRPr="000E7BAA">
        <w:rPr>
          <w:rFonts w:ascii="Times New Roman" w:hAnsi="Times New Roman" w:cs="Times New Roman"/>
          <w:vertAlign w:val="superscript"/>
        </w:rPr>
        <w:t>1</w:t>
      </w:r>
      <w:r w:rsidRPr="000E7BAA">
        <w:rPr>
          <w:rFonts w:ascii="Times New Roman" w:hAnsi="Times New Roman" w:cs="Times New Roman"/>
        </w:rPr>
        <w:t xml:space="preserve">Department of Conservation Biology and Global Change, </w:t>
      </w:r>
      <w:proofErr w:type="spellStart"/>
      <w:r w:rsidRPr="000E7BAA">
        <w:rPr>
          <w:rFonts w:ascii="Times New Roman" w:hAnsi="Times New Roman" w:cs="Times New Roman"/>
        </w:rPr>
        <w:t>Estación</w:t>
      </w:r>
      <w:proofErr w:type="spellEnd"/>
      <w:r w:rsidRPr="000E7BAA">
        <w:rPr>
          <w:rFonts w:ascii="Times New Roman" w:hAnsi="Times New Roman" w:cs="Times New Roman"/>
        </w:rPr>
        <w:t xml:space="preserve"> </w:t>
      </w:r>
      <w:proofErr w:type="spellStart"/>
      <w:r w:rsidRPr="000E7BAA">
        <w:rPr>
          <w:rFonts w:ascii="Times New Roman" w:hAnsi="Times New Roman" w:cs="Times New Roman"/>
        </w:rPr>
        <w:t>Biológica</w:t>
      </w:r>
      <w:proofErr w:type="spellEnd"/>
      <w:r w:rsidRPr="000E7BAA">
        <w:rPr>
          <w:rFonts w:ascii="Times New Roman" w:hAnsi="Times New Roman" w:cs="Times New Roman"/>
        </w:rPr>
        <w:t xml:space="preserve"> de </w:t>
      </w:r>
      <w:proofErr w:type="spellStart"/>
      <w:r w:rsidRPr="000E7BAA">
        <w:rPr>
          <w:rFonts w:ascii="Times New Roman" w:hAnsi="Times New Roman" w:cs="Times New Roman"/>
        </w:rPr>
        <w:t>Doñana</w:t>
      </w:r>
      <w:proofErr w:type="spellEnd"/>
      <w:r w:rsidRPr="000E7BAA">
        <w:rPr>
          <w:rFonts w:ascii="Times New Roman" w:hAnsi="Times New Roman" w:cs="Times New Roman"/>
        </w:rPr>
        <w:t>, CSIC, Sevilla, Spain.</w:t>
      </w:r>
    </w:p>
    <w:p w14:paraId="7E1B31E4" w14:textId="77777777" w:rsidR="00FE5DB2" w:rsidRPr="000E7BAA" w:rsidRDefault="00FE5DB2" w:rsidP="00104C2D">
      <w:pPr>
        <w:spacing w:line="360" w:lineRule="auto"/>
        <w:jc w:val="both"/>
        <w:rPr>
          <w:rFonts w:ascii="Times New Roman" w:hAnsi="Times New Roman" w:cs="Times New Roman"/>
          <w:lang w:val="en-US"/>
        </w:rPr>
      </w:pPr>
      <w:r w:rsidRPr="000E7BAA">
        <w:rPr>
          <w:rFonts w:ascii="Times New Roman" w:hAnsi="Times New Roman" w:cs="Times New Roman"/>
          <w:vertAlign w:val="superscript"/>
          <w:lang w:val="en-US"/>
        </w:rPr>
        <w:t>2</w:t>
      </w:r>
      <w:r w:rsidRPr="000E7BAA">
        <w:rPr>
          <w:rFonts w:ascii="Times New Roman" w:hAnsi="Times New Roman" w:cs="Times New Roman"/>
          <w:lang w:val="en-US"/>
        </w:rPr>
        <w:t xml:space="preserve">Department of Biogeography and Global Change, Museo Nacional de </w:t>
      </w:r>
      <w:proofErr w:type="spellStart"/>
      <w:r w:rsidRPr="000E7BAA">
        <w:rPr>
          <w:rFonts w:ascii="Times New Roman" w:hAnsi="Times New Roman" w:cs="Times New Roman"/>
          <w:lang w:val="en-US"/>
        </w:rPr>
        <w:t>Ciencias</w:t>
      </w:r>
      <w:proofErr w:type="spellEnd"/>
      <w:r w:rsidRPr="000E7BAA">
        <w:rPr>
          <w:rFonts w:ascii="Times New Roman" w:hAnsi="Times New Roman" w:cs="Times New Roman"/>
          <w:lang w:val="en-US"/>
        </w:rPr>
        <w:t xml:space="preserve"> Naturales, CSIC, Madrid, Spain.</w:t>
      </w:r>
    </w:p>
    <w:p w14:paraId="7455ED2A" w14:textId="77777777" w:rsidR="005E0A7F" w:rsidRPr="002335F1" w:rsidRDefault="00FE5DB2"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3</w:t>
      </w:r>
      <w:r w:rsidR="005E0A7F" w:rsidRPr="002335F1">
        <w:rPr>
          <w:rFonts w:ascii="Times New Roman" w:hAnsi="Times New Roman" w:cs="Times New Roman"/>
        </w:rPr>
        <w:t xml:space="preserve">Department of Biodiversity and Conservation, Real </w:t>
      </w:r>
      <w:proofErr w:type="spellStart"/>
      <w:r w:rsidR="005E0A7F" w:rsidRPr="002335F1">
        <w:rPr>
          <w:rFonts w:ascii="Times New Roman" w:hAnsi="Times New Roman" w:cs="Times New Roman"/>
        </w:rPr>
        <w:t>Jardín</w:t>
      </w:r>
      <w:proofErr w:type="spellEnd"/>
      <w:r w:rsidR="005E0A7F" w:rsidRPr="002335F1">
        <w:rPr>
          <w:rFonts w:ascii="Times New Roman" w:hAnsi="Times New Roman" w:cs="Times New Roman"/>
        </w:rPr>
        <w:t xml:space="preserve"> </w:t>
      </w:r>
      <w:proofErr w:type="spellStart"/>
      <w:r w:rsidR="005E0A7F" w:rsidRPr="002335F1">
        <w:rPr>
          <w:rFonts w:ascii="Times New Roman" w:hAnsi="Times New Roman" w:cs="Times New Roman"/>
        </w:rPr>
        <w:t>Botánico</w:t>
      </w:r>
      <w:proofErr w:type="spellEnd"/>
      <w:r w:rsidR="005E0A7F" w:rsidRPr="002335F1">
        <w:rPr>
          <w:rFonts w:ascii="Times New Roman" w:hAnsi="Times New Roman" w:cs="Times New Roman"/>
        </w:rPr>
        <w:t xml:space="preserve">, CSIC, Madrid, Spain. </w:t>
      </w:r>
    </w:p>
    <w:p w14:paraId="1F784F7C" w14:textId="77777777" w:rsidR="005E0A7F" w:rsidRPr="002335F1" w:rsidRDefault="00FE5DB2"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4</w:t>
      </w:r>
      <w:r w:rsidR="005E0A7F" w:rsidRPr="002335F1">
        <w:rPr>
          <w:rFonts w:ascii="Times New Roman" w:hAnsi="Times New Roman" w:cs="Times New Roman"/>
        </w:rPr>
        <w:t xml:space="preserve">Department of Biodiversity and Evolutionary Biology, Museo Nacional de </w:t>
      </w:r>
      <w:proofErr w:type="spellStart"/>
      <w:r w:rsidR="005E0A7F" w:rsidRPr="002335F1">
        <w:rPr>
          <w:rFonts w:ascii="Times New Roman" w:hAnsi="Times New Roman" w:cs="Times New Roman"/>
        </w:rPr>
        <w:t>Ciencias</w:t>
      </w:r>
      <w:proofErr w:type="spellEnd"/>
      <w:r w:rsidR="005E0A7F" w:rsidRPr="002335F1">
        <w:rPr>
          <w:rFonts w:ascii="Times New Roman" w:hAnsi="Times New Roman" w:cs="Times New Roman"/>
        </w:rPr>
        <w:t xml:space="preserve"> Naturales, CSIC, Madrid, Spain. </w:t>
      </w:r>
    </w:p>
    <w:p w14:paraId="658DF8D3" w14:textId="77777777" w:rsidR="004B624F" w:rsidRPr="002335F1" w:rsidRDefault="000C0803"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5</w:t>
      </w:r>
      <w:r w:rsidR="004B624F" w:rsidRPr="002335F1">
        <w:rPr>
          <w:rFonts w:ascii="Times New Roman" w:hAnsi="Times New Roman" w:cs="Times New Roman"/>
        </w:rPr>
        <w:t xml:space="preserve">Stella Turk Building G3.09. University of Exeter, Penryn </w:t>
      </w:r>
      <w:proofErr w:type="spellStart"/>
      <w:r w:rsidR="004B624F" w:rsidRPr="002335F1">
        <w:rPr>
          <w:rFonts w:ascii="Times New Roman" w:hAnsi="Times New Roman" w:cs="Times New Roman"/>
        </w:rPr>
        <w:t>Campus.Penryn</w:t>
      </w:r>
      <w:proofErr w:type="spellEnd"/>
      <w:r w:rsidR="004B624F" w:rsidRPr="002335F1">
        <w:rPr>
          <w:rFonts w:ascii="Times New Roman" w:hAnsi="Times New Roman" w:cs="Times New Roman"/>
        </w:rPr>
        <w:t>, TR10 9FE.</w:t>
      </w:r>
    </w:p>
    <w:p w14:paraId="128F9A03" w14:textId="77777777" w:rsidR="00104C2D" w:rsidRPr="002335F1" w:rsidRDefault="004B624F" w:rsidP="00104C2D">
      <w:pPr>
        <w:spacing w:line="480" w:lineRule="auto"/>
        <w:rPr>
          <w:rFonts w:ascii="Times New Roman" w:hAnsi="Times New Roman" w:cs="Times New Roman"/>
          <w:b/>
          <w:bCs/>
        </w:rPr>
      </w:pPr>
      <w:r w:rsidRPr="002335F1">
        <w:rPr>
          <w:rFonts w:ascii="Times New Roman" w:hAnsi="Times New Roman" w:cs="Times New Roman"/>
        </w:rPr>
        <w:t>*</w:t>
      </w:r>
      <w:r w:rsidR="00FE5DB2" w:rsidRPr="002335F1">
        <w:rPr>
          <w:rFonts w:ascii="Times New Roman" w:hAnsi="Times New Roman" w:cs="Times New Roman"/>
          <w:b/>
          <w:bCs/>
        </w:rPr>
        <w:t>Shared first authorship.</w:t>
      </w:r>
      <w:r w:rsidR="00FE5DB2" w:rsidRPr="002335F1">
        <w:rPr>
          <w:rFonts w:ascii="Times New Roman" w:hAnsi="Times New Roman" w:cs="Times New Roman"/>
        </w:rPr>
        <w:t xml:space="preserve"> </w:t>
      </w:r>
      <w:r w:rsidRPr="002335F1">
        <w:rPr>
          <w:rFonts w:ascii="Times New Roman" w:hAnsi="Times New Roman" w:cs="Times New Roman"/>
          <w:b/>
          <w:bCs/>
        </w:rPr>
        <w:t>Corresponding author</w:t>
      </w:r>
      <w:r w:rsidR="00FE5DB2" w:rsidRPr="002335F1">
        <w:rPr>
          <w:rFonts w:ascii="Times New Roman" w:hAnsi="Times New Roman" w:cs="Times New Roman"/>
          <w:b/>
          <w:bCs/>
        </w:rPr>
        <w:t>s</w:t>
      </w:r>
      <w:r w:rsidRPr="002335F1">
        <w:rPr>
          <w:rFonts w:ascii="Times New Roman" w:hAnsi="Times New Roman" w:cs="Times New Roman"/>
          <w:b/>
          <w:bCs/>
        </w:rPr>
        <w:t>:</w:t>
      </w:r>
    </w:p>
    <w:p w14:paraId="2A141306" w14:textId="77777777" w:rsidR="00FE5DB2" w:rsidRPr="002335F1" w:rsidRDefault="00104C2D" w:rsidP="00FE5DB2">
      <w:pPr>
        <w:spacing w:after="240" w:line="480" w:lineRule="auto"/>
        <w:rPr>
          <w:rFonts w:ascii="Times New Roman" w:hAnsi="Times New Roman" w:cs="Times New Roman"/>
          <w:color w:val="0563C1" w:themeColor="hyperlink"/>
          <w:u w:val="single"/>
        </w:rPr>
      </w:pPr>
      <w:r w:rsidRPr="002335F1">
        <w:t xml:space="preserve"> </w:t>
      </w:r>
      <w:hyperlink r:id="rId11" w:history="1">
        <w:r w:rsidRPr="002335F1">
          <w:rPr>
            <w:rStyle w:val="Hyperlink"/>
            <w:rFonts w:ascii="Times New Roman" w:hAnsi="Times New Roman" w:cs="Times New Roman"/>
          </w:rPr>
          <w:t>iago.ferreiro@ebd.csic.es</w:t>
        </w:r>
      </w:hyperlink>
      <w:r w:rsidRPr="002335F1">
        <w:rPr>
          <w:rStyle w:val="Hyperlink"/>
          <w:rFonts w:ascii="Times New Roman" w:hAnsi="Times New Roman" w:cs="Times New Roman"/>
        </w:rPr>
        <w:t>;</w:t>
      </w:r>
      <w:r w:rsidR="004B624F" w:rsidRPr="002335F1">
        <w:rPr>
          <w:rFonts w:ascii="Times New Roman" w:hAnsi="Times New Roman" w:cs="Times New Roman"/>
        </w:rPr>
        <w:t xml:space="preserve"> </w:t>
      </w:r>
      <w:hyperlink r:id="rId12" w:history="1">
        <w:r w:rsidR="004B624F" w:rsidRPr="002335F1">
          <w:rPr>
            <w:rStyle w:val="Hyperlink"/>
            <w:rFonts w:ascii="Times New Roman" w:hAnsi="Times New Roman" w:cs="Times New Roman"/>
          </w:rPr>
          <w:t>sergio.garcia@mncn.csic.es</w:t>
        </w:r>
      </w:hyperlink>
    </w:p>
    <w:p w14:paraId="5F2A8DEB" w14:textId="77777777" w:rsidR="00FE5DB2" w:rsidRPr="000E7BAA" w:rsidRDefault="00FE5DB2" w:rsidP="00FE5DB2">
      <w:pPr>
        <w:spacing w:line="360" w:lineRule="auto"/>
        <w:rPr>
          <w:rFonts w:ascii="Times New Roman" w:hAnsi="Times New Roman" w:cs="Times New Roman"/>
          <w:lang w:val="pt-BR"/>
        </w:rPr>
      </w:pPr>
      <w:r w:rsidRPr="000E7BAA">
        <w:rPr>
          <w:rFonts w:ascii="Times New Roman" w:hAnsi="Times New Roman" w:cs="Times New Roman"/>
          <w:lang w:val="pt-BR"/>
        </w:rPr>
        <w:t xml:space="preserve">ORCID Iago Ferreiro-Arias: 0000-0003-4178-5783  </w:t>
      </w:r>
    </w:p>
    <w:p w14:paraId="7E9347CF" w14:textId="77777777" w:rsidR="004B624F" w:rsidRPr="000E7BAA" w:rsidRDefault="004B624F" w:rsidP="00BF6C4E">
      <w:pPr>
        <w:spacing w:line="360" w:lineRule="auto"/>
        <w:rPr>
          <w:rFonts w:ascii="Times New Roman" w:hAnsi="Times New Roman" w:cs="Times New Roman"/>
          <w:lang w:val="pt-BR"/>
        </w:rPr>
      </w:pPr>
      <w:r w:rsidRPr="000E7BAA">
        <w:rPr>
          <w:rFonts w:ascii="Times New Roman" w:hAnsi="Times New Roman" w:cs="Times New Roman"/>
          <w:lang w:val="pt-BR"/>
        </w:rPr>
        <w:t>ORCID Sergio García</w:t>
      </w:r>
      <w:r w:rsidR="00052A7B" w:rsidRPr="000E7BAA">
        <w:rPr>
          <w:rFonts w:ascii="Times New Roman" w:hAnsi="Times New Roman" w:cs="Times New Roman"/>
          <w:lang w:val="pt-BR"/>
        </w:rPr>
        <w:t>-</w:t>
      </w:r>
      <w:r w:rsidRPr="000E7BAA">
        <w:rPr>
          <w:rFonts w:ascii="Times New Roman" w:hAnsi="Times New Roman" w:cs="Times New Roman"/>
          <w:lang w:val="pt-BR"/>
        </w:rPr>
        <w:t>Peña: 0000-0003-0414-9980</w:t>
      </w:r>
    </w:p>
    <w:p w14:paraId="7336CF6D" w14:textId="77777777" w:rsidR="004B624F" w:rsidRPr="002335F1" w:rsidRDefault="004B624F" w:rsidP="00BF6C4E">
      <w:pPr>
        <w:spacing w:line="360" w:lineRule="auto"/>
        <w:rPr>
          <w:rFonts w:ascii="Times New Roman" w:hAnsi="Times New Roman" w:cs="Times New Roman"/>
        </w:rPr>
      </w:pPr>
      <w:r w:rsidRPr="002335F1">
        <w:rPr>
          <w:rFonts w:ascii="Times New Roman" w:hAnsi="Times New Roman" w:cs="Times New Roman"/>
        </w:rPr>
        <w:t xml:space="preserve">ORCID Christopher Kaiser-Bunbury: 0000-0001-7254-391  </w:t>
      </w:r>
    </w:p>
    <w:p w14:paraId="18C072EC" w14:textId="77777777" w:rsidR="00BF6C4E" w:rsidRPr="002335F1" w:rsidRDefault="004B624F" w:rsidP="00BF6C4E">
      <w:pPr>
        <w:spacing w:line="360" w:lineRule="auto"/>
        <w:rPr>
          <w:rFonts w:ascii="Times New Roman" w:hAnsi="Times New Roman" w:cs="Times New Roman"/>
        </w:rPr>
      </w:pPr>
      <w:r w:rsidRPr="002335F1">
        <w:rPr>
          <w:rFonts w:ascii="Times New Roman" w:hAnsi="Times New Roman" w:cs="Times New Roman"/>
        </w:rPr>
        <w:t>ORCID Pablo Vargas</w:t>
      </w:r>
      <w:r w:rsidR="00052A7B" w:rsidRPr="002335F1">
        <w:rPr>
          <w:rFonts w:ascii="Times New Roman" w:hAnsi="Times New Roman" w:cs="Times New Roman"/>
        </w:rPr>
        <w:t>-</w:t>
      </w:r>
      <w:r w:rsidRPr="002335F1">
        <w:rPr>
          <w:rFonts w:ascii="Times New Roman" w:hAnsi="Times New Roman" w:cs="Times New Roman"/>
        </w:rPr>
        <w:t>Gómez: 0000-0003-4502-0382</w:t>
      </w:r>
      <w:r w:rsidR="00BF6C4E" w:rsidRPr="002335F1">
        <w:br w:type="page"/>
      </w:r>
    </w:p>
    <w:p w14:paraId="2A0597FC" w14:textId="0F7BFCCE" w:rsidR="00BF6C4E" w:rsidRPr="002335F1" w:rsidRDefault="00BF6C4E" w:rsidP="00BF6C4E">
      <w:pPr>
        <w:spacing w:line="480" w:lineRule="auto"/>
        <w:rPr>
          <w:rFonts w:ascii="Times New Roman" w:hAnsi="Times New Roman" w:cs="Times New Roman"/>
          <w:b/>
          <w:bCs/>
          <w:sz w:val="28"/>
          <w:szCs w:val="28"/>
        </w:rPr>
      </w:pPr>
      <w:r w:rsidRPr="002335F1">
        <w:rPr>
          <w:rFonts w:ascii="Times New Roman" w:hAnsi="Times New Roman" w:cs="Times New Roman"/>
          <w:b/>
          <w:bCs/>
          <w:sz w:val="28"/>
          <w:szCs w:val="28"/>
        </w:rPr>
        <w:lastRenderedPageBreak/>
        <w:t>Abstract</w:t>
      </w:r>
      <w:r w:rsidR="00077020" w:rsidRPr="002335F1">
        <w:rPr>
          <w:rFonts w:ascii="Times New Roman" w:hAnsi="Times New Roman" w:cs="Times New Roman"/>
          <w:b/>
          <w:bCs/>
          <w:sz w:val="28"/>
          <w:szCs w:val="28"/>
        </w:rPr>
        <w:t xml:space="preserve"> (24</w:t>
      </w:r>
      <w:r w:rsidR="00EC2DEA" w:rsidRPr="002335F1">
        <w:rPr>
          <w:rFonts w:ascii="Times New Roman" w:hAnsi="Times New Roman" w:cs="Times New Roman"/>
          <w:b/>
          <w:bCs/>
          <w:sz w:val="28"/>
          <w:szCs w:val="28"/>
        </w:rPr>
        <w:t>8</w:t>
      </w:r>
      <w:r w:rsidR="00077020" w:rsidRPr="002335F1">
        <w:rPr>
          <w:rFonts w:ascii="Times New Roman" w:hAnsi="Times New Roman" w:cs="Times New Roman"/>
          <w:b/>
          <w:bCs/>
          <w:sz w:val="28"/>
          <w:szCs w:val="28"/>
        </w:rPr>
        <w:t xml:space="preserve"> out of 250).</w:t>
      </w:r>
    </w:p>
    <w:p w14:paraId="33A466A1" w14:textId="36EB02A9" w:rsidR="00077020" w:rsidRPr="002335F1" w:rsidRDefault="00077020" w:rsidP="00077020">
      <w:pPr>
        <w:spacing w:after="240" w:line="480" w:lineRule="auto"/>
        <w:jc w:val="both"/>
        <w:rPr>
          <w:rFonts w:ascii="Times New Roman" w:hAnsi="Times New Roman" w:cs="Times New Roman"/>
        </w:rPr>
      </w:pPr>
      <w:r w:rsidRPr="002335F1">
        <w:rPr>
          <w:rFonts w:ascii="Times New Roman" w:hAnsi="Times New Roman" w:cs="Times New Roman"/>
        </w:rPr>
        <w:t xml:space="preserve">Giant tortoises are critical to restoration projects aimed at </w:t>
      </w:r>
      <w:del w:id="2" w:author="Iago Ferreiro" w:date="2024-12-06T16:06:00Z">
        <w:r w:rsidRPr="002335F1" w:rsidDel="002C4A4A">
          <w:rPr>
            <w:rFonts w:ascii="Times New Roman" w:hAnsi="Times New Roman" w:cs="Times New Roman"/>
          </w:rPr>
          <w:delText xml:space="preserve">reviving </w:delText>
        </w:r>
      </w:del>
      <w:ins w:id="3" w:author="Iago Ferreiro" w:date="2024-12-06T16:06:00Z">
        <w:r w:rsidR="002C4A4A">
          <w:rPr>
            <w:rFonts w:ascii="Times New Roman" w:hAnsi="Times New Roman" w:cs="Times New Roman"/>
          </w:rPr>
          <w:t>rewiring</w:t>
        </w:r>
        <w:r w:rsidR="002C4A4A" w:rsidRPr="002335F1">
          <w:rPr>
            <w:rFonts w:ascii="Times New Roman" w:hAnsi="Times New Roman" w:cs="Times New Roman"/>
          </w:rPr>
          <w:t xml:space="preserve"> </w:t>
        </w:r>
      </w:ins>
      <w:r w:rsidRPr="002335F1">
        <w:rPr>
          <w:rFonts w:ascii="Times New Roman" w:hAnsi="Times New Roman" w:cs="Times New Roman"/>
        </w:rPr>
        <w:t xml:space="preserve">extinct ecological interactions on defaunated </w:t>
      </w:r>
      <w:r w:rsidR="001F35F0" w:rsidRPr="002335F1">
        <w:rPr>
          <w:rFonts w:ascii="Times New Roman" w:hAnsi="Times New Roman" w:cs="Times New Roman"/>
        </w:rPr>
        <w:t xml:space="preserve">tropical </w:t>
      </w:r>
      <w:r w:rsidRPr="002335F1">
        <w:rPr>
          <w:rFonts w:ascii="Times New Roman" w:hAnsi="Times New Roman" w:cs="Times New Roman"/>
        </w:rPr>
        <w:t xml:space="preserve">islands. </w:t>
      </w:r>
      <w:r w:rsidR="00EC2DEA" w:rsidRPr="002335F1">
        <w:rPr>
          <w:rFonts w:ascii="Times New Roman" w:hAnsi="Times New Roman" w:cs="Times New Roman"/>
        </w:rPr>
        <w:t>On</w:t>
      </w:r>
      <w:r w:rsidR="00C407F5" w:rsidRPr="002335F1">
        <w:rPr>
          <w:rFonts w:ascii="Times New Roman" w:hAnsi="Times New Roman" w:cs="Times New Roman"/>
        </w:rPr>
        <w:t xml:space="preserve"> some</w:t>
      </w:r>
      <w:r w:rsidRPr="002335F1">
        <w:rPr>
          <w:rFonts w:ascii="Times New Roman" w:hAnsi="Times New Roman" w:cs="Times New Roman"/>
        </w:rPr>
        <w:t xml:space="preserve"> </w:t>
      </w:r>
      <w:r w:rsidR="00EC2DEA" w:rsidRPr="002335F1">
        <w:rPr>
          <w:rFonts w:ascii="Times New Roman" w:hAnsi="Times New Roman" w:cs="Times New Roman"/>
        </w:rPr>
        <w:t>remote</w:t>
      </w:r>
      <w:r w:rsidRPr="002335F1">
        <w:rPr>
          <w:rFonts w:ascii="Times New Roman" w:hAnsi="Times New Roman" w:cs="Times New Roman"/>
        </w:rPr>
        <w:t xml:space="preserve"> islands, ecosystem services such as seed dispersal and browsing-grazing depend on</w:t>
      </w:r>
      <w:r w:rsidR="00EC2DEA" w:rsidRPr="002335F1">
        <w:rPr>
          <w:rFonts w:ascii="Times New Roman" w:hAnsi="Times New Roman" w:cs="Times New Roman"/>
        </w:rPr>
        <w:t xml:space="preserve"> key species that got extinct after centuries of human </w:t>
      </w:r>
      <w:del w:id="4" w:author="Iago Ferreiro" w:date="2024-12-06T16:00:00Z">
        <w:r w:rsidR="00EC2DEA" w:rsidRPr="002335F1" w:rsidDel="002C4A4A">
          <w:rPr>
            <w:rFonts w:ascii="Times New Roman" w:hAnsi="Times New Roman" w:cs="Times New Roman"/>
          </w:rPr>
          <w:delText>activities</w:delText>
        </w:r>
      </w:del>
      <w:ins w:id="5" w:author="Iago Ferreiro" w:date="2024-12-06T16:00:00Z">
        <w:r w:rsidR="002C4A4A">
          <w:rPr>
            <w:rFonts w:ascii="Times New Roman" w:hAnsi="Times New Roman" w:cs="Times New Roman"/>
          </w:rPr>
          <w:t>overexploitation</w:t>
        </w:r>
      </w:ins>
      <w:r w:rsidR="00EC2DEA" w:rsidRPr="002335F1">
        <w:rPr>
          <w:rFonts w:ascii="Times New Roman" w:hAnsi="Times New Roman" w:cs="Times New Roman"/>
        </w:rPr>
        <w:t>. In addition to key species,</w:t>
      </w:r>
      <w:r w:rsidRPr="002335F1">
        <w:rPr>
          <w:rFonts w:ascii="Times New Roman" w:hAnsi="Times New Roman" w:cs="Times New Roman"/>
        </w:rPr>
        <w:t xml:space="preserve"> the role and contributions of </w:t>
      </w:r>
      <w:r w:rsidR="00EC2DEA" w:rsidRPr="002335F1">
        <w:rPr>
          <w:rFonts w:ascii="Times New Roman" w:hAnsi="Times New Roman" w:cs="Times New Roman"/>
        </w:rPr>
        <w:t>key individuals</w:t>
      </w:r>
      <w:r w:rsidRPr="002335F1">
        <w:rPr>
          <w:rFonts w:ascii="Times New Roman" w:hAnsi="Times New Roman" w:cs="Times New Roman"/>
        </w:rPr>
        <w:t xml:space="preserve"> to different ecological processes remain </w:t>
      </w:r>
      <w:r w:rsidR="00EC2DEA" w:rsidRPr="002335F1">
        <w:rPr>
          <w:rFonts w:ascii="Times New Roman" w:hAnsi="Times New Roman" w:cs="Times New Roman"/>
        </w:rPr>
        <w:t xml:space="preserve">largely </w:t>
      </w:r>
      <w:r w:rsidRPr="002335F1">
        <w:rPr>
          <w:rFonts w:ascii="Times New Roman" w:hAnsi="Times New Roman" w:cs="Times New Roman"/>
        </w:rPr>
        <w:t xml:space="preserve">underexplored. To address this gap, we combined observational and genetic </w:t>
      </w:r>
      <w:r w:rsidR="00EC2DEA" w:rsidRPr="002335F1">
        <w:rPr>
          <w:rFonts w:ascii="Times New Roman" w:hAnsi="Times New Roman" w:cs="Times New Roman"/>
        </w:rPr>
        <w:t>techniques</w:t>
      </w:r>
      <w:r w:rsidRPr="002335F1">
        <w:rPr>
          <w:rFonts w:ascii="Times New Roman" w:hAnsi="Times New Roman" w:cs="Times New Roman"/>
        </w:rPr>
        <w:t xml:space="preserve"> to </w:t>
      </w:r>
      <w:r w:rsidR="002335F1" w:rsidRPr="002335F1">
        <w:rPr>
          <w:rFonts w:ascii="Times New Roman" w:hAnsi="Times New Roman" w:cs="Times New Roman"/>
        </w:rPr>
        <w:t>analyse</w:t>
      </w:r>
      <w:r w:rsidRPr="002335F1">
        <w:rPr>
          <w:rFonts w:ascii="Times New Roman" w:hAnsi="Times New Roman" w:cs="Times New Roman"/>
        </w:rPr>
        <w:t xml:space="preserve"> ecological interactions of </w:t>
      </w:r>
      <w:r w:rsidR="001F35F0" w:rsidRPr="002335F1">
        <w:rPr>
          <w:rFonts w:ascii="Times New Roman" w:hAnsi="Times New Roman" w:cs="Times New Roman"/>
        </w:rPr>
        <w:t xml:space="preserve">ten </w:t>
      </w:r>
      <w:r w:rsidRPr="002335F1">
        <w:rPr>
          <w:rFonts w:ascii="Times New Roman" w:hAnsi="Times New Roman" w:cs="Times New Roman"/>
        </w:rPr>
        <w:t xml:space="preserve">reintroduced Aldabra giant tortoises on </w:t>
      </w:r>
      <w:proofErr w:type="spellStart"/>
      <w:r w:rsidRPr="002335F1">
        <w:rPr>
          <w:rFonts w:ascii="Times New Roman" w:hAnsi="Times New Roman" w:cs="Times New Roman"/>
        </w:rPr>
        <w:t>Aride</w:t>
      </w:r>
      <w:proofErr w:type="spellEnd"/>
      <w:r w:rsidRPr="002335F1">
        <w:rPr>
          <w:rFonts w:ascii="Times New Roman" w:hAnsi="Times New Roman" w:cs="Times New Roman"/>
        </w:rPr>
        <w:t xml:space="preserve"> Island</w:t>
      </w:r>
      <w:r w:rsidR="00EC2DEA" w:rsidRPr="002335F1">
        <w:rPr>
          <w:rFonts w:ascii="Times New Roman" w:hAnsi="Times New Roman" w:cs="Times New Roman"/>
        </w:rPr>
        <w:t xml:space="preserve"> (Seychelles)</w:t>
      </w:r>
      <w:r w:rsidR="00D73667" w:rsidRPr="002335F1">
        <w:rPr>
          <w:rFonts w:ascii="Times New Roman" w:hAnsi="Times New Roman" w:cs="Times New Roman"/>
        </w:rPr>
        <w:t xml:space="preserve">. </w:t>
      </w:r>
      <w:r w:rsidR="002335F1">
        <w:rPr>
          <w:rFonts w:ascii="Times New Roman" w:hAnsi="Times New Roman" w:cs="Times New Roman"/>
        </w:rPr>
        <w:t>W</w:t>
      </w:r>
      <w:r w:rsidR="00D73667" w:rsidRPr="002335F1">
        <w:rPr>
          <w:rFonts w:ascii="Times New Roman" w:hAnsi="Times New Roman" w:cs="Times New Roman"/>
        </w:rPr>
        <w:t>e</w:t>
      </w:r>
      <w:r w:rsidRPr="002335F1">
        <w:rPr>
          <w:rFonts w:ascii="Times New Roman" w:hAnsi="Times New Roman" w:cs="Times New Roman"/>
        </w:rPr>
        <w:t xml:space="preserve"> a</w:t>
      </w:r>
      <w:r w:rsidR="00D73667" w:rsidRPr="002335F1">
        <w:rPr>
          <w:rFonts w:ascii="Times New Roman" w:hAnsi="Times New Roman" w:cs="Times New Roman"/>
        </w:rPr>
        <w:t>ssessed the</w:t>
      </w:r>
      <w:r w:rsidRPr="002335F1">
        <w:rPr>
          <w:rFonts w:ascii="Times New Roman" w:hAnsi="Times New Roman" w:cs="Times New Roman"/>
        </w:rPr>
        <w:t xml:space="preserve"> ecological roles</w:t>
      </w:r>
      <w:r w:rsidR="00D73667" w:rsidRPr="002335F1">
        <w:rPr>
          <w:rFonts w:ascii="Times New Roman" w:hAnsi="Times New Roman" w:cs="Times New Roman"/>
        </w:rPr>
        <w:t xml:space="preserve"> of each individual based on</w:t>
      </w:r>
      <w:r w:rsidRPr="002335F1">
        <w:rPr>
          <w:rFonts w:ascii="Times New Roman" w:hAnsi="Times New Roman" w:cs="Times New Roman"/>
        </w:rPr>
        <w:t xml:space="preserve"> effectivene</w:t>
      </w:r>
      <w:r w:rsidR="00D73667" w:rsidRPr="002335F1">
        <w:rPr>
          <w:rFonts w:ascii="Times New Roman" w:hAnsi="Times New Roman" w:cs="Times New Roman"/>
        </w:rPr>
        <w:t>ss in dispersing native plants and controlling exotic flora</w:t>
      </w:r>
      <w:del w:id="6" w:author="Iago Ferreiro" w:date="2024-12-06T16:07:00Z">
        <w:r w:rsidR="00D73667" w:rsidRPr="002335F1" w:rsidDel="002C4A4A">
          <w:rPr>
            <w:rFonts w:ascii="Times New Roman" w:hAnsi="Times New Roman" w:cs="Times New Roman"/>
          </w:rPr>
          <w:delText xml:space="preserve">. </w:delText>
        </w:r>
        <w:r w:rsidR="002335F1" w:rsidDel="002C4A4A">
          <w:rPr>
            <w:rFonts w:ascii="Times New Roman" w:hAnsi="Times New Roman" w:cs="Times New Roman"/>
          </w:rPr>
          <w:delText>We further studied</w:delText>
        </w:r>
      </w:del>
      <w:ins w:id="7" w:author="Iago Ferreiro" w:date="2024-12-06T16:07:00Z">
        <w:r w:rsidR="002C4A4A">
          <w:rPr>
            <w:rFonts w:ascii="Times New Roman" w:hAnsi="Times New Roman" w:cs="Times New Roman"/>
          </w:rPr>
          <w:t xml:space="preserve"> and the</w:t>
        </w:r>
      </w:ins>
      <w:r w:rsidR="002335F1">
        <w:rPr>
          <w:rFonts w:ascii="Times New Roman" w:hAnsi="Times New Roman" w:cs="Times New Roman"/>
        </w:rPr>
        <w:t xml:space="preserve"> individual contributions to antagonistic and mutualistic processes by identifying</w:t>
      </w:r>
      <w:r w:rsidRPr="002335F1">
        <w:rPr>
          <w:rFonts w:ascii="Times New Roman" w:hAnsi="Times New Roman" w:cs="Times New Roman"/>
        </w:rPr>
        <w:t xml:space="preserve"> </w:t>
      </w:r>
      <w:r w:rsidR="002335F1">
        <w:rPr>
          <w:rFonts w:ascii="Times New Roman" w:hAnsi="Times New Roman" w:cs="Times New Roman"/>
        </w:rPr>
        <w:t xml:space="preserve">shifts in </w:t>
      </w:r>
      <w:r w:rsidRPr="002335F1">
        <w:rPr>
          <w:rFonts w:ascii="Times New Roman" w:hAnsi="Times New Roman" w:cs="Times New Roman"/>
        </w:rPr>
        <w:t xml:space="preserve">topological </w:t>
      </w:r>
      <w:r w:rsidR="00E96184" w:rsidRPr="002335F1">
        <w:rPr>
          <w:rFonts w:ascii="Times New Roman" w:hAnsi="Times New Roman" w:cs="Times New Roman"/>
        </w:rPr>
        <w:t xml:space="preserve">and structural </w:t>
      </w:r>
      <w:r w:rsidRPr="002335F1">
        <w:rPr>
          <w:rFonts w:ascii="Times New Roman" w:hAnsi="Times New Roman" w:cs="Times New Roman"/>
        </w:rPr>
        <w:t xml:space="preserve">roles within individual-based </w:t>
      </w:r>
      <w:r w:rsidR="002335F1">
        <w:rPr>
          <w:rFonts w:ascii="Times New Roman" w:hAnsi="Times New Roman" w:cs="Times New Roman"/>
        </w:rPr>
        <w:t xml:space="preserve">interaction </w:t>
      </w:r>
      <w:r w:rsidRPr="002335F1">
        <w:rPr>
          <w:rFonts w:ascii="Times New Roman" w:hAnsi="Times New Roman" w:cs="Times New Roman"/>
        </w:rPr>
        <w:t>networks. DNA metabarcoding of tortoise scats revealed</w:t>
      </w:r>
      <w:r w:rsidR="00902C69" w:rsidRPr="002335F1">
        <w:rPr>
          <w:rFonts w:ascii="Times New Roman" w:hAnsi="Times New Roman" w:cs="Times New Roman"/>
        </w:rPr>
        <w:t xml:space="preserve"> consumption of </w:t>
      </w:r>
      <w:commentRangeStart w:id="8"/>
      <w:r w:rsidR="00902C69" w:rsidRPr="002335F1">
        <w:rPr>
          <w:rFonts w:ascii="Times New Roman" w:hAnsi="Times New Roman" w:cs="Times New Roman"/>
        </w:rPr>
        <w:t>98</w:t>
      </w:r>
      <w:commentRangeEnd w:id="8"/>
      <w:r w:rsidR="002C4A4A">
        <w:rPr>
          <w:rStyle w:val="CommentReference"/>
        </w:rPr>
        <w:commentReference w:id="8"/>
      </w:r>
      <w:r w:rsidR="00902C69" w:rsidRPr="002335F1">
        <w:rPr>
          <w:rFonts w:ascii="Times New Roman" w:hAnsi="Times New Roman" w:cs="Times New Roman"/>
        </w:rPr>
        <w:t xml:space="preserve"> plants</w:t>
      </w:r>
      <w:r w:rsidRPr="002335F1">
        <w:rPr>
          <w:rFonts w:ascii="Times New Roman" w:hAnsi="Times New Roman" w:cs="Times New Roman"/>
        </w:rPr>
        <w:t xml:space="preserve">, with native species such as </w:t>
      </w:r>
      <w:r w:rsidR="00C407F5" w:rsidRPr="002335F1">
        <w:rPr>
          <w:rFonts w:ascii="Times New Roman" w:hAnsi="Times New Roman" w:cs="Times New Roman"/>
          <w:i/>
          <w:iCs/>
        </w:rPr>
        <w:t xml:space="preserve">Ficus </w:t>
      </w:r>
      <w:proofErr w:type="spellStart"/>
      <w:r w:rsidR="00C407F5" w:rsidRPr="002335F1">
        <w:rPr>
          <w:rFonts w:ascii="Times New Roman" w:hAnsi="Times New Roman" w:cs="Times New Roman"/>
          <w:i/>
          <w:iCs/>
        </w:rPr>
        <w:t>reflexa</w:t>
      </w:r>
      <w:proofErr w:type="spellEnd"/>
      <w:r w:rsidRPr="002335F1">
        <w:rPr>
          <w:rFonts w:ascii="Times New Roman" w:hAnsi="Times New Roman" w:cs="Times New Roman"/>
        </w:rPr>
        <w:t xml:space="preserve"> and </w:t>
      </w:r>
      <w:r w:rsidRPr="002335F1">
        <w:rPr>
          <w:rFonts w:ascii="Times New Roman" w:hAnsi="Times New Roman" w:cs="Times New Roman"/>
          <w:i/>
          <w:iCs/>
        </w:rPr>
        <w:t>Pisonia grandis</w:t>
      </w:r>
      <w:r w:rsidRPr="002335F1">
        <w:rPr>
          <w:rFonts w:ascii="Times New Roman" w:hAnsi="Times New Roman" w:cs="Times New Roman"/>
        </w:rPr>
        <w:t xml:space="preserve"> being the most frequently </w:t>
      </w:r>
      <w:r w:rsidR="002335F1">
        <w:rPr>
          <w:rFonts w:ascii="Times New Roman" w:hAnsi="Times New Roman" w:cs="Times New Roman"/>
        </w:rPr>
        <w:t>via</w:t>
      </w:r>
      <w:r w:rsidRPr="002335F1">
        <w:rPr>
          <w:rFonts w:ascii="Times New Roman" w:hAnsi="Times New Roman" w:cs="Times New Roman"/>
        </w:rPr>
        <w:t xml:space="preserve"> browsing and grazing. In seed dispersal, native plants accounted for nearly 90% of </w:t>
      </w:r>
      <w:ins w:id="9" w:author="Iago Ferreiro" w:date="2024-12-06T16:01:00Z">
        <w:r w:rsidR="002C4A4A">
          <w:rPr>
            <w:rFonts w:ascii="Times New Roman" w:hAnsi="Times New Roman" w:cs="Times New Roman"/>
          </w:rPr>
          <w:t xml:space="preserve">the </w:t>
        </w:r>
        <w:r w:rsidR="002C4A4A" w:rsidRPr="002335F1">
          <w:rPr>
            <w:rFonts w:ascii="Times New Roman" w:hAnsi="Times New Roman" w:cs="Times New Roman"/>
          </w:rPr>
          <w:t xml:space="preserve">11,248 </w:t>
        </w:r>
      </w:ins>
      <w:r w:rsidRPr="002335F1">
        <w:rPr>
          <w:rFonts w:ascii="Times New Roman" w:hAnsi="Times New Roman" w:cs="Times New Roman"/>
        </w:rPr>
        <w:t xml:space="preserve">seeds dispersed, with </w:t>
      </w:r>
      <w:proofErr w:type="spellStart"/>
      <w:r w:rsidRPr="002335F1">
        <w:rPr>
          <w:rFonts w:ascii="Times New Roman" w:hAnsi="Times New Roman" w:cs="Times New Roman"/>
          <w:i/>
          <w:iCs/>
        </w:rPr>
        <w:t>Morinda</w:t>
      </w:r>
      <w:proofErr w:type="spellEnd"/>
      <w:r w:rsidRPr="002335F1">
        <w:rPr>
          <w:rFonts w:ascii="Times New Roman" w:hAnsi="Times New Roman" w:cs="Times New Roman"/>
          <w:i/>
          <w:iCs/>
        </w:rPr>
        <w:t xml:space="preserve"> </w:t>
      </w:r>
      <w:proofErr w:type="spellStart"/>
      <w:r w:rsidRPr="002335F1">
        <w:rPr>
          <w:rFonts w:ascii="Times New Roman" w:hAnsi="Times New Roman" w:cs="Times New Roman"/>
          <w:i/>
          <w:iCs/>
        </w:rPr>
        <w:t>citrifolia</w:t>
      </w:r>
      <w:proofErr w:type="spellEnd"/>
      <w:r w:rsidRPr="002335F1">
        <w:rPr>
          <w:rFonts w:ascii="Times New Roman" w:hAnsi="Times New Roman" w:cs="Times New Roman"/>
        </w:rPr>
        <w:t xml:space="preserve"> showing the highest interaction frequency. Individual tortoises exhibited varying </w:t>
      </w:r>
      <w:r w:rsidR="00E96184" w:rsidRPr="002335F1">
        <w:rPr>
          <w:rFonts w:ascii="Times New Roman" w:hAnsi="Times New Roman" w:cs="Times New Roman"/>
        </w:rPr>
        <w:t xml:space="preserve">levels of </w:t>
      </w:r>
      <w:r w:rsidRPr="002335F1">
        <w:rPr>
          <w:rFonts w:ascii="Times New Roman" w:hAnsi="Times New Roman" w:cs="Times New Roman"/>
        </w:rPr>
        <w:t xml:space="preserve">effectiveness in both antagonistic and mutualistic processes. Topological roles showed no </w:t>
      </w:r>
      <w:del w:id="10" w:author="Iago Ferreiro" w:date="2024-12-06T16:01:00Z">
        <w:r w:rsidRPr="002335F1" w:rsidDel="002C4A4A">
          <w:rPr>
            <w:rFonts w:ascii="Times New Roman" w:hAnsi="Times New Roman" w:cs="Times New Roman"/>
          </w:rPr>
          <w:delText xml:space="preserve">correlation </w:delText>
        </w:r>
      </w:del>
      <w:ins w:id="11" w:author="Iago Ferreiro" w:date="2024-12-06T16:01:00Z">
        <w:r w:rsidR="002C4A4A">
          <w:rPr>
            <w:rFonts w:ascii="Times New Roman" w:hAnsi="Times New Roman" w:cs="Times New Roman"/>
          </w:rPr>
          <w:t>congruence</w:t>
        </w:r>
        <w:r w:rsidR="002C4A4A" w:rsidRPr="002335F1">
          <w:rPr>
            <w:rFonts w:ascii="Times New Roman" w:hAnsi="Times New Roman" w:cs="Times New Roman"/>
          </w:rPr>
          <w:t xml:space="preserve"> </w:t>
        </w:r>
      </w:ins>
      <w:r w:rsidRPr="002335F1">
        <w:rPr>
          <w:rFonts w:ascii="Times New Roman" w:hAnsi="Times New Roman" w:cs="Times New Roman"/>
        </w:rPr>
        <w:t xml:space="preserve">between mutualistic and antagonistic networks, </w:t>
      </w:r>
      <w:proofErr w:type="spellStart"/>
      <w:r w:rsidRPr="002335F1">
        <w:rPr>
          <w:rFonts w:ascii="Times New Roman" w:hAnsi="Times New Roman" w:cs="Times New Roman"/>
        </w:rPr>
        <w:t>but</w:t>
      </w:r>
      <w:del w:id="12" w:author="Iago Ferreiro" w:date="2024-12-06T16:02:00Z">
        <w:r w:rsidRPr="002335F1" w:rsidDel="002C4A4A">
          <w:rPr>
            <w:rFonts w:ascii="Times New Roman" w:hAnsi="Times New Roman" w:cs="Times New Roman"/>
          </w:rPr>
          <w:delText xml:space="preserve"> </w:delText>
        </w:r>
      </w:del>
      <w:ins w:id="13" w:author="Iago Ferreiro" w:date="2024-12-06T16:02:00Z">
        <w:r w:rsidR="002C4A4A">
          <w:rPr>
            <w:rFonts w:ascii="Times New Roman" w:hAnsi="Times New Roman" w:cs="Times New Roman"/>
          </w:rPr>
          <w:t>individual</w:t>
        </w:r>
        <w:proofErr w:type="spellEnd"/>
        <w:r w:rsidR="002C4A4A">
          <w:rPr>
            <w:rFonts w:ascii="Times New Roman" w:hAnsi="Times New Roman" w:cs="Times New Roman"/>
          </w:rPr>
          <w:t xml:space="preserve"> tortoises exhibited</w:t>
        </w:r>
      </w:ins>
      <w:del w:id="14" w:author="Iago Ferreiro" w:date="2024-12-06T16:02:00Z">
        <w:r w:rsidRPr="002335F1" w:rsidDel="002C4A4A">
          <w:rPr>
            <w:rFonts w:ascii="Times New Roman" w:hAnsi="Times New Roman" w:cs="Times New Roman"/>
          </w:rPr>
          <w:delText>within-module connectivity values were</w:delText>
        </w:r>
        <w:r w:rsidR="00E96184" w:rsidRPr="002335F1" w:rsidDel="002C4A4A">
          <w:rPr>
            <w:rFonts w:ascii="Times New Roman" w:hAnsi="Times New Roman" w:cs="Times New Roman"/>
          </w:rPr>
          <w:delText xml:space="preserve"> significantly</w:delText>
        </w:r>
        <w:r w:rsidR="00C407F5" w:rsidRPr="002335F1" w:rsidDel="002C4A4A">
          <w:rPr>
            <w:rFonts w:ascii="Times New Roman" w:hAnsi="Times New Roman" w:cs="Times New Roman"/>
          </w:rPr>
          <w:delText xml:space="preserve"> positively </w:delText>
        </w:r>
        <w:r w:rsidRPr="002335F1" w:rsidDel="002C4A4A">
          <w:rPr>
            <w:rFonts w:ascii="Times New Roman" w:hAnsi="Times New Roman" w:cs="Times New Roman"/>
          </w:rPr>
          <w:delText xml:space="preserve">correlated, suggesting </w:delText>
        </w:r>
      </w:del>
      <w:ins w:id="15" w:author="Iago Ferreiro" w:date="2024-12-06T16:02:00Z">
        <w:r w:rsidR="002C4A4A">
          <w:rPr>
            <w:rFonts w:ascii="Times New Roman" w:hAnsi="Times New Roman" w:cs="Times New Roman"/>
          </w:rPr>
          <w:t xml:space="preserve"> </w:t>
        </w:r>
      </w:ins>
      <w:r w:rsidRPr="002335F1">
        <w:rPr>
          <w:rFonts w:ascii="Times New Roman" w:hAnsi="Times New Roman" w:cs="Times New Roman"/>
        </w:rPr>
        <w:t xml:space="preserve">consistent </w:t>
      </w:r>
      <w:del w:id="16" w:author="Iago Ferreiro" w:date="2024-12-06T16:09:00Z">
        <w:r w:rsidRPr="002335F1" w:rsidDel="002C4A4A">
          <w:rPr>
            <w:rFonts w:ascii="Times New Roman" w:hAnsi="Times New Roman" w:cs="Times New Roman"/>
          </w:rPr>
          <w:delText xml:space="preserve">modular </w:delText>
        </w:r>
      </w:del>
      <w:ins w:id="17" w:author="Iago Ferreiro" w:date="2024-12-06T16:09:00Z">
        <w:r w:rsidR="002C4A4A">
          <w:rPr>
            <w:rFonts w:ascii="Times New Roman" w:hAnsi="Times New Roman" w:cs="Times New Roman"/>
          </w:rPr>
          <w:t>structural</w:t>
        </w:r>
        <w:r w:rsidR="002C4A4A" w:rsidRPr="002335F1">
          <w:rPr>
            <w:rFonts w:ascii="Times New Roman" w:hAnsi="Times New Roman" w:cs="Times New Roman"/>
          </w:rPr>
          <w:t xml:space="preserve"> </w:t>
        </w:r>
      </w:ins>
      <w:r w:rsidRPr="002335F1">
        <w:rPr>
          <w:rFonts w:ascii="Times New Roman" w:hAnsi="Times New Roman" w:cs="Times New Roman"/>
        </w:rPr>
        <w:t xml:space="preserve">roles across </w:t>
      </w:r>
      <w:r w:rsidR="00E96184" w:rsidRPr="002335F1">
        <w:rPr>
          <w:rFonts w:ascii="Times New Roman" w:hAnsi="Times New Roman" w:cs="Times New Roman"/>
        </w:rPr>
        <w:t xml:space="preserve">antagonistic and mutualistic </w:t>
      </w:r>
      <w:r w:rsidRPr="002335F1">
        <w:rPr>
          <w:rFonts w:ascii="Times New Roman" w:hAnsi="Times New Roman" w:cs="Times New Roman"/>
        </w:rPr>
        <w:t xml:space="preserve">processes. </w:t>
      </w:r>
      <w:r w:rsidR="00E96184" w:rsidRPr="002335F1">
        <w:rPr>
          <w:rFonts w:ascii="Times New Roman" w:hAnsi="Times New Roman" w:cs="Times New Roman"/>
        </w:rPr>
        <w:t>Our</w:t>
      </w:r>
      <w:r w:rsidRPr="002335F1">
        <w:rPr>
          <w:rFonts w:ascii="Times New Roman" w:hAnsi="Times New Roman" w:cs="Times New Roman"/>
        </w:rPr>
        <w:t xml:space="preserve"> study </w:t>
      </w:r>
      <w:r w:rsidR="00902C69" w:rsidRPr="002335F1">
        <w:rPr>
          <w:rFonts w:ascii="Times New Roman" w:hAnsi="Times New Roman" w:cs="Times New Roman"/>
        </w:rPr>
        <w:t>shows</w:t>
      </w:r>
      <w:r w:rsidRPr="002335F1">
        <w:rPr>
          <w:rFonts w:ascii="Times New Roman" w:hAnsi="Times New Roman" w:cs="Times New Roman"/>
        </w:rPr>
        <w:t xml:space="preserve"> the rapid </w:t>
      </w:r>
      <w:del w:id="18" w:author="Iago Ferreiro" w:date="2024-12-06T16:02:00Z">
        <w:r w:rsidRPr="002335F1" w:rsidDel="002C4A4A">
          <w:rPr>
            <w:rFonts w:ascii="Times New Roman" w:hAnsi="Times New Roman" w:cs="Times New Roman"/>
          </w:rPr>
          <w:delText>re-</w:delText>
        </w:r>
      </w:del>
      <w:r w:rsidRPr="002335F1">
        <w:rPr>
          <w:rFonts w:ascii="Times New Roman" w:hAnsi="Times New Roman" w:cs="Times New Roman"/>
        </w:rPr>
        <w:t xml:space="preserve">establishment of </w:t>
      </w:r>
      <w:r w:rsidR="00E96184" w:rsidRPr="002335F1">
        <w:rPr>
          <w:rFonts w:ascii="Times New Roman" w:hAnsi="Times New Roman" w:cs="Times New Roman"/>
        </w:rPr>
        <w:t xml:space="preserve">lost </w:t>
      </w:r>
      <w:r w:rsidRPr="002335F1">
        <w:rPr>
          <w:rFonts w:ascii="Times New Roman" w:hAnsi="Times New Roman" w:cs="Times New Roman"/>
        </w:rPr>
        <w:t>ecological interactions</w:t>
      </w:r>
      <w:r w:rsidR="00E96184" w:rsidRPr="002335F1">
        <w:rPr>
          <w:rFonts w:ascii="Times New Roman" w:hAnsi="Times New Roman" w:cs="Times New Roman"/>
        </w:rPr>
        <w:t xml:space="preserve"> post-reintroduction</w:t>
      </w:r>
      <w:r w:rsidRPr="002335F1">
        <w:rPr>
          <w:rFonts w:ascii="Times New Roman" w:hAnsi="Times New Roman" w:cs="Times New Roman"/>
        </w:rPr>
        <w:t xml:space="preserve"> </w:t>
      </w:r>
      <w:del w:id="19" w:author="Iago Ferreiro" w:date="2024-12-06T16:05:00Z">
        <w:r w:rsidRPr="002335F1" w:rsidDel="002C4A4A">
          <w:rPr>
            <w:rFonts w:ascii="Times New Roman" w:hAnsi="Times New Roman" w:cs="Times New Roman"/>
          </w:rPr>
          <w:delText xml:space="preserve">and </w:delText>
        </w:r>
      </w:del>
      <w:ins w:id="20" w:author="Iago Ferreiro" w:date="2024-12-06T16:05:00Z">
        <w:r w:rsidR="002C4A4A">
          <w:rPr>
            <w:rFonts w:ascii="Times New Roman" w:hAnsi="Times New Roman" w:cs="Times New Roman"/>
          </w:rPr>
          <w:t>while</w:t>
        </w:r>
        <w:r w:rsidR="002C4A4A" w:rsidRPr="002335F1">
          <w:rPr>
            <w:rFonts w:ascii="Times New Roman" w:hAnsi="Times New Roman" w:cs="Times New Roman"/>
          </w:rPr>
          <w:t xml:space="preserve"> </w:t>
        </w:r>
      </w:ins>
      <w:r w:rsidRPr="002335F1">
        <w:rPr>
          <w:rFonts w:ascii="Times New Roman" w:hAnsi="Times New Roman" w:cs="Times New Roman"/>
        </w:rPr>
        <w:t>highlight</w:t>
      </w:r>
      <w:ins w:id="21" w:author="Iago Ferreiro" w:date="2024-12-06T16:05:00Z">
        <w:r w:rsidR="002C4A4A">
          <w:rPr>
            <w:rFonts w:ascii="Times New Roman" w:hAnsi="Times New Roman" w:cs="Times New Roman"/>
          </w:rPr>
          <w:t>ing</w:t>
        </w:r>
      </w:ins>
      <w:del w:id="22" w:author="Iago Ferreiro" w:date="2024-12-06T16:05:00Z">
        <w:r w:rsidRPr="002335F1" w:rsidDel="002C4A4A">
          <w:rPr>
            <w:rFonts w:ascii="Times New Roman" w:hAnsi="Times New Roman" w:cs="Times New Roman"/>
          </w:rPr>
          <w:delText>s</w:delText>
        </w:r>
      </w:del>
      <w:r w:rsidRPr="002335F1">
        <w:rPr>
          <w:rFonts w:ascii="Times New Roman" w:hAnsi="Times New Roman" w:cs="Times New Roman"/>
        </w:rPr>
        <w:t xml:space="preserve"> the importance </w:t>
      </w:r>
      <w:r w:rsidR="00902C69" w:rsidRPr="002335F1">
        <w:rPr>
          <w:rFonts w:ascii="Times New Roman" w:hAnsi="Times New Roman" w:cs="Times New Roman"/>
        </w:rPr>
        <w:t>of individual-scale variability. We hypothesise that critical</w:t>
      </w:r>
      <w:r w:rsidRPr="002335F1">
        <w:rPr>
          <w:rFonts w:ascii="Times New Roman" w:hAnsi="Times New Roman" w:cs="Times New Roman"/>
        </w:rPr>
        <w:t xml:space="preserve"> </w:t>
      </w:r>
      <w:r w:rsidR="00902C69" w:rsidRPr="002335F1">
        <w:rPr>
          <w:rFonts w:ascii="Times New Roman" w:hAnsi="Times New Roman" w:cs="Times New Roman"/>
        </w:rPr>
        <w:t>e</w:t>
      </w:r>
      <w:r w:rsidRPr="002335F1">
        <w:rPr>
          <w:rFonts w:ascii="Times New Roman" w:hAnsi="Times New Roman" w:cs="Times New Roman"/>
        </w:rPr>
        <w:t>cosystem functions</w:t>
      </w:r>
      <w:r w:rsidR="00902C69" w:rsidRPr="002335F1">
        <w:rPr>
          <w:rFonts w:ascii="Times New Roman" w:hAnsi="Times New Roman" w:cs="Times New Roman"/>
        </w:rPr>
        <w:t xml:space="preserve"> </w:t>
      </w:r>
      <w:ins w:id="23" w:author="Iago Ferreiro" w:date="2024-12-06T16:03:00Z">
        <w:r w:rsidR="002C4A4A">
          <w:rPr>
            <w:rFonts w:ascii="Times New Roman" w:hAnsi="Times New Roman" w:cs="Times New Roman"/>
          </w:rPr>
          <w:t xml:space="preserve">may </w:t>
        </w:r>
      </w:ins>
      <w:r w:rsidR="00902C69" w:rsidRPr="002335F1">
        <w:rPr>
          <w:rFonts w:ascii="Times New Roman" w:hAnsi="Times New Roman" w:cs="Times New Roman"/>
        </w:rPr>
        <w:t xml:space="preserve">depend substantially on a small number of individuals </w:t>
      </w:r>
      <w:del w:id="24" w:author="Iago Ferreiro" w:date="2024-12-06T16:03:00Z">
        <w:r w:rsidR="00902C69" w:rsidRPr="002335F1" w:rsidDel="002C4A4A">
          <w:rPr>
            <w:rFonts w:ascii="Times New Roman" w:hAnsi="Times New Roman" w:cs="Times New Roman"/>
          </w:rPr>
          <w:delText xml:space="preserve">fulfilling </w:delText>
        </w:r>
      </w:del>
      <w:ins w:id="25" w:author="Iago Ferreiro" w:date="2024-12-06T16:03:00Z">
        <w:r w:rsidR="002C4A4A">
          <w:rPr>
            <w:rFonts w:ascii="Times New Roman" w:hAnsi="Times New Roman" w:cs="Times New Roman"/>
          </w:rPr>
          <w:t>with</w:t>
        </w:r>
        <w:r w:rsidR="002C4A4A" w:rsidRPr="002335F1">
          <w:rPr>
            <w:rFonts w:ascii="Times New Roman" w:hAnsi="Times New Roman" w:cs="Times New Roman"/>
          </w:rPr>
          <w:t xml:space="preserve"> </w:t>
        </w:r>
      </w:ins>
      <w:r w:rsidR="00902C69" w:rsidRPr="002335F1">
        <w:rPr>
          <w:rFonts w:ascii="Times New Roman" w:hAnsi="Times New Roman" w:cs="Times New Roman"/>
        </w:rPr>
        <w:lastRenderedPageBreak/>
        <w:t xml:space="preserve">diverse </w:t>
      </w:r>
      <w:ins w:id="26" w:author="Iago Ferreiro" w:date="2024-12-06T16:03:00Z">
        <w:r w:rsidR="002C4A4A">
          <w:rPr>
            <w:rFonts w:ascii="Times New Roman" w:hAnsi="Times New Roman" w:cs="Times New Roman"/>
          </w:rPr>
          <w:t xml:space="preserve">and contrasting </w:t>
        </w:r>
      </w:ins>
      <w:r w:rsidR="00902C69" w:rsidRPr="002335F1">
        <w:rPr>
          <w:rFonts w:ascii="Times New Roman" w:hAnsi="Times New Roman" w:cs="Times New Roman"/>
        </w:rPr>
        <w:t>ecological roles, especially in vulnerable island ecosystems</w:t>
      </w:r>
      <w:ins w:id="27" w:author="Iago Ferreiro" w:date="2024-12-06T16:04:00Z">
        <w:r w:rsidR="002C4A4A">
          <w:rPr>
            <w:rFonts w:ascii="Times New Roman" w:hAnsi="Times New Roman" w:cs="Times New Roman"/>
          </w:rPr>
          <w:t xml:space="preserve"> with low functional redundancy.</w:t>
        </w:r>
      </w:ins>
      <w:del w:id="28" w:author="Iago Ferreiro" w:date="2024-12-06T16:04:00Z">
        <w:r w:rsidR="00902C69" w:rsidRPr="002335F1" w:rsidDel="002C4A4A">
          <w:rPr>
            <w:rFonts w:ascii="Times New Roman" w:hAnsi="Times New Roman" w:cs="Times New Roman"/>
          </w:rPr>
          <w:delText>.</w:delText>
        </w:r>
      </w:del>
    </w:p>
    <w:p w14:paraId="4501FE49" w14:textId="484769A3" w:rsidR="00BF6C4E" w:rsidRPr="002335F1" w:rsidRDefault="00BF6C4E" w:rsidP="00104C2D">
      <w:pPr>
        <w:spacing w:after="240" w:line="480" w:lineRule="auto"/>
        <w:rPr>
          <w:rFonts w:ascii="Times New Roman" w:hAnsi="Times New Roman" w:cs="Times New Roman"/>
          <w:b/>
          <w:bCs/>
          <w:sz w:val="28"/>
          <w:szCs w:val="28"/>
        </w:rPr>
      </w:pPr>
      <w:r w:rsidRPr="002335F1">
        <w:rPr>
          <w:rFonts w:ascii="Times New Roman" w:hAnsi="Times New Roman" w:cs="Times New Roman"/>
          <w:b/>
          <w:bCs/>
          <w:sz w:val="28"/>
          <w:szCs w:val="28"/>
        </w:rPr>
        <w:t>Keywords:</w:t>
      </w:r>
      <w:r w:rsidRPr="002335F1">
        <w:rPr>
          <w:rFonts w:ascii="Times New Roman" w:hAnsi="Times New Roman" w:cs="Times New Roman"/>
          <w:sz w:val="28"/>
          <w:szCs w:val="28"/>
        </w:rPr>
        <w:t xml:space="preserve"> </w:t>
      </w:r>
      <w:proofErr w:type="spellStart"/>
      <w:r w:rsidRPr="002335F1">
        <w:rPr>
          <w:rFonts w:ascii="Times New Roman" w:hAnsi="Times New Roman" w:cs="Times New Roman"/>
          <w:i/>
          <w:iCs/>
        </w:rPr>
        <w:t>Aldabrachelys</w:t>
      </w:r>
      <w:proofErr w:type="spellEnd"/>
      <w:r w:rsidRPr="002335F1">
        <w:rPr>
          <w:rFonts w:ascii="Times New Roman" w:hAnsi="Times New Roman" w:cs="Times New Roman"/>
          <w:i/>
          <w:iCs/>
        </w:rPr>
        <w:t xml:space="preserve"> gigantea</w:t>
      </w:r>
      <w:r w:rsidRPr="002335F1">
        <w:rPr>
          <w:rFonts w:ascii="Times New Roman" w:hAnsi="Times New Roman" w:cs="Times New Roman"/>
        </w:rPr>
        <w:t xml:space="preserve">, </w:t>
      </w:r>
      <w:proofErr w:type="spellStart"/>
      <w:r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Pr="002335F1">
        <w:rPr>
          <w:rFonts w:ascii="Times New Roman" w:hAnsi="Times New Roman" w:cs="Times New Roman"/>
        </w:rPr>
        <w:t xml:space="preserve">, browsing, diet, seed dispersal, DNA metabarcoding, </w:t>
      </w:r>
      <w:proofErr w:type="spellStart"/>
      <w:r w:rsidRPr="002335F1">
        <w:rPr>
          <w:rFonts w:ascii="Times New Roman" w:hAnsi="Times New Roman" w:cs="Times New Roman"/>
        </w:rPr>
        <w:t>refaunation</w:t>
      </w:r>
      <w:proofErr w:type="spellEnd"/>
      <w:r w:rsidRPr="002335F1">
        <w:rPr>
          <w:rFonts w:ascii="Times New Roman" w:hAnsi="Times New Roman" w:cs="Times New Roman"/>
        </w:rPr>
        <w:t>, trophic rewiring</w:t>
      </w:r>
      <w:r w:rsidRPr="002335F1">
        <w:rPr>
          <w:rFonts w:ascii="Times New Roman" w:hAnsi="Times New Roman" w:cs="Times New Roman"/>
          <w:b/>
          <w:bCs/>
        </w:rPr>
        <w:t>.</w:t>
      </w:r>
    </w:p>
    <w:p w14:paraId="78852184" w14:textId="77777777" w:rsidR="00BF6C4E" w:rsidRPr="002335F1" w:rsidRDefault="00BF6C4E" w:rsidP="00BF6C4E">
      <w:pPr>
        <w:spacing w:line="480" w:lineRule="auto"/>
        <w:rPr>
          <w:rFonts w:ascii="Times New Roman" w:hAnsi="Times New Roman" w:cs="Times New Roman"/>
          <w:b/>
          <w:bCs/>
          <w:sz w:val="28"/>
          <w:szCs w:val="28"/>
        </w:rPr>
      </w:pPr>
      <w:r w:rsidRPr="002335F1">
        <w:rPr>
          <w:rFonts w:ascii="Times New Roman" w:hAnsi="Times New Roman" w:cs="Times New Roman"/>
          <w:b/>
          <w:bCs/>
          <w:sz w:val="28"/>
          <w:szCs w:val="28"/>
        </w:rPr>
        <w:t>Introduction</w:t>
      </w:r>
      <w:r w:rsidR="00EF6A58" w:rsidRPr="002335F1">
        <w:rPr>
          <w:rFonts w:ascii="Times New Roman" w:hAnsi="Times New Roman" w:cs="Times New Roman"/>
          <w:b/>
          <w:bCs/>
          <w:sz w:val="28"/>
          <w:szCs w:val="28"/>
        </w:rPr>
        <w:t>.</w:t>
      </w:r>
      <w:r w:rsidR="00EE05A5" w:rsidRPr="002335F1">
        <w:rPr>
          <w:rFonts w:ascii="Times New Roman" w:hAnsi="Times New Roman" w:cs="Times New Roman"/>
          <w:b/>
          <w:bCs/>
          <w:sz w:val="28"/>
          <w:szCs w:val="28"/>
        </w:rPr>
        <w:t xml:space="preserve"> </w:t>
      </w:r>
    </w:p>
    <w:p w14:paraId="2663AD7B" w14:textId="002736C8" w:rsidR="00BF6C4E" w:rsidRPr="002335F1" w:rsidRDefault="00BF6C4E"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Biodiversity is </w:t>
      </w:r>
      <w:r w:rsidR="00F975F7" w:rsidRPr="002335F1">
        <w:rPr>
          <w:rFonts w:ascii="Times New Roman" w:hAnsi="Times New Roman" w:cs="Times New Roman"/>
        </w:rPr>
        <w:t>currently undergoing</w:t>
      </w:r>
      <w:r w:rsidRPr="002335F1">
        <w:rPr>
          <w:rFonts w:ascii="Times New Roman" w:hAnsi="Times New Roman" w:cs="Times New Roman"/>
        </w:rPr>
        <w:t xml:space="preserve"> a</w:t>
      </w:r>
      <w:r w:rsidR="00311832" w:rsidRPr="002335F1">
        <w:rPr>
          <w:rFonts w:ascii="Times New Roman" w:hAnsi="Times New Roman" w:cs="Times New Roman"/>
        </w:rPr>
        <w:t>n</w:t>
      </w:r>
      <w:r w:rsidRPr="002335F1">
        <w:rPr>
          <w:rFonts w:ascii="Times New Roman" w:hAnsi="Times New Roman" w:cs="Times New Roman"/>
        </w:rPr>
        <w:t xml:space="preserve"> </w:t>
      </w:r>
      <w:r w:rsidR="002530C0" w:rsidRPr="002335F1">
        <w:rPr>
          <w:rFonts w:ascii="Times New Roman" w:hAnsi="Times New Roman" w:cs="Times New Roman"/>
        </w:rPr>
        <w:t>unprecedented</w:t>
      </w:r>
      <w:r w:rsidR="00F975F7" w:rsidRPr="002335F1">
        <w:rPr>
          <w:rFonts w:ascii="Times New Roman" w:hAnsi="Times New Roman" w:cs="Times New Roman"/>
        </w:rPr>
        <w:t xml:space="preserve"> </w:t>
      </w:r>
      <w:r w:rsidRPr="002335F1">
        <w:rPr>
          <w:rFonts w:ascii="Times New Roman" w:hAnsi="Times New Roman" w:cs="Times New Roman"/>
        </w:rPr>
        <w:t xml:space="preserve">crisis worldwide, with myriads of ecosystems facing the loss of unique and irreplaceable interactions due to the rapid and increasing extinction of species </w:t>
      </w:r>
      <w:r w:rsidR="00D7245D" w:rsidRPr="002335F1">
        <w:rPr>
          <w:rFonts w:ascii="Times New Roman" w:hAnsi="Times New Roman" w:cs="Times New Roman"/>
        </w:rPr>
        <w:fldChar w:fldCharType="begin"/>
      </w:r>
      <w:r w:rsidR="00D7245D" w:rsidRPr="002335F1">
        <w:rPr>
          <w:rFonts w:ascii="Times New Roman" w:hAnsi="Times New Roman" w:cs="Times New Roman"/>
        </w:rPr>
        <w:instrText xml:space="preserve"> ADDIN ZOTERO_ITEM CSL_CITATION {"citationID":"ai8VXTHn","properties":{"formattedCitation":"(Kaiser-Bunbury et al., 2017, 2010)","plainCitation":"(Kaiser-Bunbury et al., 2017, 2010)","noteIndex":0},"citationItems":[{"id":4539,"uris":["http://zotero.org/users/11161907/items/HSR5H8HC"],"itemData":{"id":4539,"type":"article-journal","abstract":"Removal of invasive exotic shrubs from mountaintop communities increased the number of pollinators and positively altered pollinator behaviour, which enhanced native fruit production, indicating that the degradation of ecosystem functions is partly reversible.","container-title":"Nature","DOI":"10.1038/nature21071","ISSN":"1476-4687","issue":"7640","language":"en","license":"2017 Macmillan Publishers Limited, part of Springer Nature. All rights reserved.","note":"publisher: Nature Publishing Group","page":"223-227","source":"www.nature.com","title":"Ecosystem restoration strengthens pollination network resilience and function","volume":"542","author":[{"family":"Kaiser-Bunbury","given":"Christopher N."},{"family":"Mougal","given":"James"},{"family":"Whittington","given":"Andrew E."},{"family":"Valentin","given":"Terence"},{"family":"Gabriel","given":"Ronny"},{"family":"Olesen","given":"Jens M."},{"family":"Blüthgen","given":"Nico"}],"issued":{"date-parts":[["2017",2]]}}},{"id":4541,"uris":["http://zotero.org/users/11161907/items/33NNGUSP"],"itemData":{"id":4541,"type":"article-journal","abstract":"Islands harbour much of the world's threatened biodiversity. Recent work has highlighted how it is not species diversity per se but rather the interactions between organisms that breathes life into ecosystems. Thus, the real challenge to preserving and restoring biodiversity on islands is not to only focus on species themselves, but more importantly on maintaining and restoring the integrity of interactions between the species. Here we argue that mutualistic plant–animal interactions play a pivotal role with regards to conservation and restoration on islands. Furthermore, these interactions are ideally suited for inter-island comparisons due to ecological and evolutionary similarities across geographical and taxonomical boundaries. The similarities include highly generalised mutualistic systems, the evolution and readjustment of plant reproductive traits, and a disharmony in taxonomic groups of mutualists, compared to continental ecosystems. We highlight past and present threats to island plant–animal mutualisms, as well as the challenges and opportunities inherent to these interactions. In particular, we (1) argue that mutualistic networks provide an ideal approach to collect information and advance our knowledge on the systems, (2) suggest the use of interactions as biodiversity monitoring and assessment tools, (3) highlight the differences and similarities between pollination and seed dispersal interactions in the context of restoration, and (4) briefly discuss the ambiguous role of alien invasive species in the management of mutualistic interactions. Finally, we highlight how a recently proposed but controversial restoration strategy, rewilding, can be gainfully applied to and further advanced in island settings.","collection-title":"Comparative ecological research on oceanic islands","container-title":"Perspectives in Plant Ecology, Evolution and Systematics","DOI":"10.1016/j.ppees.2009.10.002","ISSN":"1433-8319","issue":"2","journalAbbreviation":"Perspectives in Plant Ecology, Evolution and Systematics","page":"131-143","source":"ScienceDirect","title":"Conservation and restoration of plant–animal mutualisms on oceanic islands","volume":"12","author":[{"family":"Kaiser-Bunbury","given":"Christopher N."},{"family":"Traveset","given":"Anna"},{"family":"Hansen","given":"Dennis M."}],"issued":{"date-parts":[["2010",4,20]]}}}],"schema":"https://github.com/citation-style-language/schema/raw/master/csl-citation.json"} </w:instrText>
      </w:r>
      <w:r w:rsidR="00D7245D" w:rsidRPr="002335F1">
        <w:rPr>
          <w:rFonts w:ascii="Times New Roman" w:hAnsi="Times New Roman" w:cs="Times New Roman"/>
        </w:rPr>
        <w:fldChar w:fldCharType="separate"/>
      </w:r>
      <w:r w:rsidR="00D7245D" w:rsidRPr="002335F1">
        <w:rPr>
          <w:rFonts w:ascii="Times New Roman" w:hAnsi="Times New Roman" w:cs="Times New Roman"/>
          <w:noProof/>
        </w:rPr>
        <w:t>(Kaiser-Bunbury et al., 2017, 2010)</w:t>
      </w:r>
      <w:r w:rsidR="00D7245D" w:rsidRPr="002335F1">
        <w:rPr>
          <w:rFonts w:ascii="Times New Roman" w:hAnsi="Times New Roman" w:cs="Times New Roman"/>
        </w:rPr>
        <w:fldChar w:fldCharType="end"/>
      </w:r>
      <w:r w:rsidRPr="002335F1">
        <w:rPr>
          <w:rFonts w:ascii="Times New Roman" w:hAnsi="Times New Roman" w:cs="Times New Roman"/>
        </w:rPr>
        <w:t xml:space="preserve">. Islands, recognised as isolated and fragile ecological systems, are particularly sensitive to species extinction events and their cascading effects </w:t>
      </w:r>
      <w:r w:rsidR="00D56EA9" w:rsidRPr="002335F1">
        <w:rPr>
          <w:rFonts w:ascii="Times New Roman" w:hAnsi="Times New Roman" w:cs="Times New Roman"/>
        </w:rPr>
        <w:t xml:space="preserve">derived from human </w:t>
      </w:r>
      <w:r w:rsidR="00D7245D" w:rsidRPr="002335F1">
        <w:rPr>
          <w:rFonts w:ascii="Times New Roman" w:hAnsi="Times New Roman" w:cs="Times New Roman"/>
        </w:rPr>
        <w:t>overexploitation</w:t>
      </w:r>
      <w:r w:rsidR="00D56EA9" w:rsidRPr="002335F1">
        <w:rPr>
          <w:rFonts w:ascii="Times New Roman" w:hAnsi="Times New Roman" w:cs="Times New Roman"/>
        </w:rPr>
        <w:t xml:space="preserve"> </w:t>
      </w:r>
      <w:r w:rsidR="00D7245D" w:rsidRPr="002335F1">
        <w:rPr>
          <w:rFonts w:ascii="Times New Roman" w:hAnsi="Times New Roman" w:cs="Times New Roman"/>
        </w:rPr>
        <w:fldChar w:fldCharType="begin"/>
      </w:r>
      <w:r w:rsidR="00D7245D" w:rsidRPr="002335F1">
        <w:rPr>
          <w:rFonts w:ascii="Times New Roman" w:hAnsi="Times New Roman" w:cs="Times New Roman"/>
        </w:rPr>
        <w:instrText xml:space="preserve"> ADDIN ZOTERO_ITEM CSL_CITATION {"citationID":"kGxwNwgU","properties":{"formattedCitation":"(Dirzo et al., 2014; Ferreiro-Arias et al., 2024; Hansen and Galetti, 2009)","plainCitation":"(Dirzo et al., 2014; Ferreiro-Arias et al., 2024; Hansen and Galetti, 2009)","noteIndex":0},"citationItems":[{"id":33,"uris":["http://zotero.org/users/11161907/items/QEUWKEKB"],"itemData":{"id":33,"type":"article-journal","abstract":"We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B."},{"family":"Collen","given":"Ben"}],"issued":{"date-parts":[["2014",7,25]]}}},{"id":3916,"uris":["http://zotero.org/users/11161907/items/WLK2TMNF"],"itemData":{"id":3916,"type":"article-journal","abstract":"Aim Wildlife overexploitation, either for food consumption or for the pet trade, is one of the main threats to bird species in tropical forests. Yet, the spatial distribution and intensity of harvesting pressure on tropical birds remain challenging to quantify. Here, we identify the drivers of hunting-induced declines in bird abundance and quantify the magnitude and the spatial extent of avian defaunation at a pantropical scale. Location Pantropical. Methods We compiled 2968 abundance estimates in hunted and non-hunted sites across the tropics spanning 518 bird species. Using a Bayesian modelling framework, we fitted species' abundance response ratios to a set of drivers of hunting pressure and species traits. Subsequently, we applied our model to quantify the spatial patterns of avian defaunation across tropical forests and to assess avian defaunation across biogeographic realms, and for species captured for the pet trade or for food consumption. Results Body mass and its interactions with hunter accessibility and proximity to urban markets were the most important drivers of hunting-induced bird abundance declines. We estimated a mean abundance reduction of 12% across the tropics for all species, and that 43% of the extent of tropical forests harbour defaunated avian communities. Large-bodied species and the Indomalayan realm displayed the greatest abundance declines. Further, moderate to high levels of defaunation extended over 24% of the pantropical forest area, with distinct spatial patterns for species captured for the pet trade (Brazil, China and Indonesia) and for food consumption (SE Asia and West Africa). Main Conclusions Our study emphasizes the role of hunter accessibility and the proximity to urban markets as major drivers of bird abundance declines due to hunting and trapping. We further identified hotspots where overexploitation has detrimental effects on tropical birds, encompassing local extinction events, thus underscoring the urgent need for conservation efforts to address unsustainable exploitation for both subsistence and trade.","container-title":"Diversity and Distributions",</w:instrText>
      </w:r>
      <w:r w:rsidR="00D7245D" w:rsidRPr="00DD6521">
        <w:rPr>
          <w:rFonts w:ascii="Times New Roman" w:hAnsi="Times New Roman" w:cs="Times New Roman"/>
          <w:lang w:val="es-ES"/>
        </w:rPr>
        <w:instrText xml:space="preserve">"DOI":"10.1111/ddi.13855","ISSN":"1472-4642","issue":"n/a","language":"en","license":"© 2024 The Authors. Diversity and Distributions published by John Wiley &amp; Sons Ltd.","note":"_eprint: https://onlinelibrary.wiley.com/doi/pdf/10.1111/ddi.13855","page":"e13855","source":"Wiley Online Library","title":"Drivers and spatial patterns of avian defaunation in tropical forests","volume":"n/a","author":[{"family":"Ferreiro-Arias","given":"Iago"},{"family":"Santini","given":"Luca"},{"family":"Sagar","given":"H. S. Sathya Chandra"},{"family":"Richard-Hansen","given":"Cécile"},{"family":"Guilbert","given":"Eric"},{"family":"Forget","given":"Pierre-Michel"},{"family":"Kuijk","given":"Marijke","non-dropping-particle":"van"},{"family":"Scabin","given":"Andressa B."},{"family":"Peres","given":"Carlos A."},{"family":"Revilla","given":"Eloy"},{"family":"Benítez-López","given":"Ana"}],"issued":{"date-parts":[["2024"]]}}},{"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M."},{"family":"Galetti","given":"Mauro"}],"issued":{"date-parts":[["2009",4,3]]}}}],"schema":"https://github.com/citation-style-language/schema/raw/master/csl-citation.json"} </w:instrText>
      </w:r>
      <w:r w:rsidR="00D7245D" w:rsidRPr="002335F1">
        <w:rPr>
          <w:rFonts w:ascii="Times New Roman" w:hAnsi="Times New Roman" w:cs="Times New Roman"/>
        </w:rPr>
        <w:fldChar w:fldCharType="separate"/>
      </w:r>
      <w:r w:rsidR="00D7245D" w:rsidRPr="00DD6521">
        <w:rPr>
          <w:rFonts w:ascii="Times New Roman" w:hAnsi="Times New Roman" w:cs="Times New Roman"/>
          <w:noProof/>
          <w:lang w:val="es-ES"/>
        </w:rPr>
        <w:t>(Dirzo et al., 2014; Ferreiro-Arias et al., 2024; Hansen and Galetti, 2009)</w:t>
      </w:r>
      <w:r w:rsidR="00D7245D" w:rsidRPr="002335F1">
        <w:rPr>
          <w:rFonts w:ascii="Times New Roman" w:hAnsi="Times New Roman" w:cs="Times New Roman"/>
        </w:rPr>
        <w:fldChar w:fldCharType="end"/>
      </w:r>
      <w:r w:rsidRPr="00DD6521">
        <w:rPr>
          <w:rFonts w:ascii="Times New Roman" w:hAnsi="Times New Roman" w:cs="Times New Roman"/>
          <w:lang w:val="es-ES"/>
        </w:rPr>
        <w:t>.</w:t>
      </w:r>
      <w:r w:rsidR="00364E26" w:rsidRPr="00DD6521">
        <w:rPr>
          <w:rFonts w:ascii="Times New Roman" w:hAnsi="Times New Roman" w:cs="Times New Roman"/>
          <w:lang w:val="es-ES"/>
        </w:rPr>
        <w:t xml:space="preserve"> </w:t>
      </w:r>
      <w:r w:rsidRPr="002335F1">
        <w:rPr>
          <w:rFonts w:ascii="Times New Roman" w:hAnsi="Times New Roman" w:cs="Times New Roman"/>
        </w:rPr>
        <w:t>The los</w:t>
      </w:r>
      <w:r w:rsidR="00311832" w:rsidRPr="002335F1">
        <w:rPr>
          <w:rFonts w:ascii="Times New Roman" w:hAnsi="Times New Roman" w:cs="Times New Roman"/>
        </w:rPr>
        <w:t xml:space="preserve">s of key vertebrate species </w:t>
      </w:r>
      <w:r w:rsidRPr="002335F1">
        <w:rPr>
          <w:rFonts w:ascii="Times New Roman" w:hAnsi="Times New Roman" w:cs="Times New Roman"/>
        </w:rPr>
        <w:t xml:space="preserve">in these systems can lead to disproportionate ecological disruption compared to mainland ecosystems, where functional redundancy within vertebrate assemblages (i.e., several species performing similar ecological roles) is more prevalent </w:t>
      </w:r>
      <w:r w:rsidR="00D7245D" w:rsidRPr="002335F1">
        <w:rPr>
          <w:rFonts w:ascii="Times New Roman" w:hAnsi="Times New Roman" w:cs="Times New Roman"/>
        </w:rPr>
        <w:fldChar w:fldCharType="begin"/>
      </w:r>
      <w:r w:rsidR="00D7245D" w:rsidRPr="002335F1">
        <w:rPr>
          <w:rFonts w:ascii="Times New Roman" w:hAnsi="Times New Roman" w:cs="Times New Roman"/>
        </w:rPr>
        <w:instrText xml:space="preserve"> ADDIN ZOTERO_ITEM CSL_CITATION {"citationID":"fEl2Y3Fl","properties":{"formattedCitation":"(Hansen and Galetti, 2009; Kemp, 2023)","plainCitation":"(Hansen and Galetti, 2009; Kemp, 2023)","noteIndex":0},"citationItems":[{"id":4589,"uris":["http://zotero.org/users/11161907/items/JWUIGX6E"],"itemData":{"id":4589,"type":"article-journal","container-title":"Science","DOI":"10.1126/science.1172393","issue":"5923","note":"publisher: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M."},{"family":"Galetti","given":"Mauro"}],"issued":{"date-parts":[["2009",4,3]]}}},{"id":4590,"uris":["http://zotero.org/users/11161907/items/N4SS5UCL"],"itemData":{"id":4590,"type":"article-journal","abstract":"Biodiversity loss poses a major threat to ecosystem function, which has already been severely impacted by global late-Quaternary defaunation. The loss of mammalian megafauna from many insular systems has rendered reptiles into key modulators of many ecosystem services, such as seed dispersal and pollination. How late-Quaternary extinction events impacted reptile functional diversity remains unclear but can provide critical guidance on traits that render reptiles vulnerable to extinction, as well as anthropogenic, environmental, and evolutionary histories that may promote stability and resilience. This study reconstructs the trajectory of functional diversity change in the Caribbean reptile fauna, a speciose biota distributed over a diverse set of islands with heterogeneous histories of human habitation and exploitation. Human-induced Quaternary extinctions have completely removed key functional entities (FEs)—groupings of species with similar traits that are expected to provide similar ecosystem services—from the region, but functional redundancy on large islands served as a buffer to major functional diversity loss. Small islands, on the other hand, lose up to 67% of their native FEs with only a few exceptions, underscoring the importance of a place’s anthropogenic history in shaping present-day biodiversity. While functional redundancy has shielded ecosystems from significant functional diversity loss in the past, it is being eroded and not replenished by species introductions, leaving many native FEs and the communities that they support vulnerable to extinction and functional collapse. This research provides critical data on long-term functional diversity loss for a taxonomic group whose contributions to ecosystem function are understudied and undervalued.","container-title":"Proceedings of the National Academy of Sciences","DOI":"10.1073/pnas.2201944119","issue":"7","note":"publisher: Proceedings of the National Academy of Sciences","page":"e2201944119","source":"pnas.org (Atypon)","title":"Defaunation and species introductions alter long-term functional trait diversity in insular reptiles","volume":"120","author":[{"family":"Kemp","given":"Melissa E."}],"issued":{"date-parts":[["2023",2,14]]}}}],"schema":"https://github.com/citation-style-language/schema/raw/master/csl-citation.json"} </w:instrText>
      </w:r>
      <w:r w:rsidR="00D7245D" w:rsidRPr="002335F1">
        <w:rPr>
          <w:rFonts w:ascii="Times New Roman" w:hAnsi="Times New Roman" w:cs="Times New Roman"/>
        </w:rPr>
        <w:fldChar w:fldCharType="separate"/>
      </w:r>
      <w:r w:rsidR="00D7245D" w:rsidRPr="002335F1">
        <w:rPr>
          <w:rFonts w:ascii="Times New Roman" w:hAnsi="Times New Roman" w:cs="Times New Roman"/>
          <w:noProof/>
        </w:rPr>
        <w:t>(Hansen and Galetti, 2009; Kemp, 2023)</w:t>
      </w:r>
      <w:r w:rsidR="00D7245D" w:rsidRPr="002335F1">
        <w:rPr>
          <w:rFonts w:ascii="Times New Roman" w:hAnsi="Times New Roman" w:cs="Times New Roman"/>
        </w:rPr>
        <w:fldChar w:fldCharType="end"/>
      </w:r>
      <w:r w:rsidRPr="002335F1">
        <w:rPr>
          <w:rFonts w:ascii="Times New Roman" w:hAnsi="Times New Roman" w:cs="Times New Roman"/>
        </w:rPr>
        <w:t>.</w:t>
      </w:r>
    </w:p>
    <w:p w14:paraId="59030A25" w14:textId="5DAB5EAE" w:rsidR="00B609FB" w:rsidRPr="002335F1" w:rsidRDefault="00364E26"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For </w:t>
      </w:r>
      <w:del w:id="29" w:author="Iago Ferreiro" w:date="2024-12-06T11:04:00Z">
        <w:r w:rsidRPr="002335F1" w:rsidDel="000E7BAA">
          <w:rPr>
            <w:rFonts w:ascii="Times New Roman" w:hAnsi="Times New Roman" w:cs="Times New Roman"/>
          </w:rPr>
          <w:delText>examp</w:delText>
        </w:r>
        <w:r w:rsidR="006259B4" w:rsidRPr="002335F1" w:rsidDel="000E7BAA">
          <w:rPr>
            <w:rFonts w:ascii="Times New Roman" w:hAnsi="Times New Roman" w:cs="Times New Roman"/>
          </w:rPr>
          <w:delText>le</w:delText>
        </w:r>
      </w:del>
      <w:ins w:id="30" w:author="Iago Ferreiro" w:date="2024-12-06T11:04:00Z">
        <w:r w:rsidR="000E7BAA">
          <w:rPr>
            <w:rFonts w:ascii="Times New Roman" w:hAnsi="Times New Roman" w:cs="Times New Roman"/>
          </w:rPr>
          <w:t>instance</w:t>
        </w:r>
      </w:ins>
      <w:r w:rsidR="006259B4" w:rsidRPr="002335F1">
        <w:rPr>
          <w:rFonts w:ascii="Times New Roman" w:hAnsi="Times New Roman" w:cs="Times New Roman"/>
        </w:rPr>
        <w:t xml:space="preserve">, islands </w:t>
      </w:r>
      <w:ins w:id="31" w:author="Iago Ferreiro" w:date="2024-12-06T11:04:00Z">
        <w:r w:rsidR="000E7BAA">
          <w:rPr>
            <w:rFonts w:ascii="Times New Roman" w:hAnsi="Times New Roman" w:cs="Times New Roman"/>
          </w:rPr>
          <w:t xml:space="preserve">that once hosted </w:t>
        </w:r>
      </w:ins>
      <w:del w:id="32" w:author="Iago Ferreiro" w:date="2024-12-06T11:04:00Z">
        <w:r w:rsidR="006259B4" w:rsidRPr="002335F1" w:rsidDel="000E7BAA">
          <w:rPr>
            <w:rFonts w:ascii="Times New Roman" w:hAnsi="Times New Roman" w:cs="Times New Roman"/>
          </w:rPr>
          <w:delText>with</w:delText>
        </w:r>
        <w:r w:rsidR="00BF6C4E" w:rsidRPr="002335F1" w:rsidDel="000E7BAA">
          <w:rPr>
            <w:rFonts w:ascii="Times New Roman" w:hAnsi="Times New Roman" w:cs="Times New Roman"/>
          </w:rPr>
          <w:delText xml:space="preserve"> </w:delText>
        </w:r>
      </w:del>
      <w:r w:rsidR="00BF6C4E" w:rsidRPr="002335F1">
        <w:rPr>
          <w:rFonts w:ascii="Times New Roman" w:hAnsi="Times New Roman" w:cs="Times New Roman"/>
        </w:rPr>
        <w:t>large vertebrates</w:t>
      </w:r>
      <w:r w:rsidR="006259B4" w:rsidRPr="002335F1">
        <w:rPr>
          <w:rFonts w:ascii="Times New Roman" w:hAnsi="Times New Roman" w:cs="Times New Roman"/>
        </w:rPr>
        <w:t xml:space="preserve"> have </w:t>
      </w:r>
      <w:del w:id="33" w:author="Iago Ferreiro" w:date="2024-12-06T11:04:00Z">
        <w:r w:rsidR="006259B4" w:rsidRPr="002335F1" w:rsidDel="000E7BAA">
          <w:rPr>
            <w:rFonts w:ascii="Times New Roman" w:hAnsi="Times New Roman" w:cs="Times New Roman"/>
          </w:rPr>
          <w:delText xml:space="preserve">been subjected </w:delText>
        </w:r>
        <w:r w:rsidR="00BF6C4E" w:rsidRPr="002335F1" w:rsidDel="000E7BAA">
          <w:rPr>
            <w:rFonts w:ascii="Times New Roman" w:hAnsi="Times New Roman" w:cs="Times New Roman"/>
          </w:rPr>
          <w:delText xml:space="preserve">to </w:delText>
        </w:r>
      </w:del>
      <w:ins w:id="34" w:author="Iago Ferreiro" w:date="2024-12-06T11:04:00Z">
        <w:r w:rsidR="000E7BAA">
          <w:rPr>
            <w:rFonts w:ascii="Times New Roman" w:hAnsi="Times New Roman" w:cs="Times New Roman"/>
          </w:rPr>
          <w:t xml:space="preserve">experienced </w:t>
        </w:r>
      </w:ins>
      <w:r w:rsidR="00BF6C4E" w:rsidRPr="002335F1">
        <w:rPr>
          <w:rFonts w:ascii="Times New Roman" w:hAnsi="Times New Roman" w:cs="Times New Roman"/>
        </w:rPr>
        <w:t>anthropogenic-induced extinction</w:t>
      </w:r>
      <w:ins w:id="35" w:author="Iago Ferreiro" w:date="2024-12-06T11:05:00Z">
        <w:r w:rsidR="000E7BAA">
          <w:rPr>
            <w:rFonts w:ascii="Times New Roman" w:hAnsi="Times New Roman" w:cs="Times New Roman"/>
          </w:rPr>
          <w:t>s</w:t>
        </w:r>
      </w:ins>
      <w:del w:id="36" w:author="Iago Ferreiro" w:date="2024-12-06T11:05:00Z">
        <w:r w:rsidR="00BF6C4E" w:rsidRPr="002335F1" w:rsidDel="000E7BAA">
          <w:rPr>
            <w:rFonts w:ascii="Times New Roman" w:hAnsi="Times New Roman" w:cs="Times New Roman"/>
          </w:rPr>
          <w:delText xml:space="preserve">, </w:delText>
        </w:r>
        <w:r w:rsidR="006259B4" w:rsidRPr="002335F1" w:rsidDel="000E7BAA">
          <w:rPr>
            <w:rFonts w:ascii="Times New Roman" w:hAnsi="Times New Roman" w:cs="Times New Roman"/>
          </w:rPr>
          <w:delText>and thus</w:delText>
        </w:r>
      </w:del>
      <w:r w:rsidR="006259B4" w:rsidRPr="002335F1">
        <w:rPr>
          <w:rFonts w:ascii="Times New Roman" w:hAnsi="Times New Roman" w:cs="Times New Roman"/>
        </w:rPr>
        <w:t xml:space="preserve"> </w:t>
      </w:r>
      <w:ins w:id="37" w:author="Iago Ferreiro" w:date="2024-12-06T11:05:00Z">
        <w:r w:rsidR="000E7BAA">
          <w:rPr>
            <w:rFonts w:ascii="Times New Roman" w:hAnsi="Times New Roman" w:cs="Times New Roman"/>
          </w:rPr>
          <w:t xml:space="preserve">leading </w:t>
        </w:r>
      </w:ins>
      <w:r w:rsidR="006259B4" w:rsidRPr="002335F1">
        <w:rPr>
          <w:rFonts w:ascii="Times New Roman" w:hAnsi="Times New Roman" w:cs="Times New Roman"/>
        </w:rPr>
        <w:t xml:space="preserve">to </w:t>
      </w:r>
      <w:ins w:id="38" w:author="Iago Ferreiro" w:date="2024-12-06T11:05:00Z">
        <w:r w:rsidR="000E7BAA">
          <w:rPr>
            <w:rFonts w:ascii="Times New Roman" w:hAnsi="Times New Roman" w:cs="Times New Roman"/>
          </w:rPr>
          <w:t xml:space="preserve">the </w:t>
        </w:r>
      </w:ins>
      <w:r w:rsidR="006259B4" w:rsidRPr="002335F1">
        <w:rPr>
          <w:rFonts w:ascii="Times New Roman" w:hAnsi="Times New Roman" w:cs="Times New Roman"/>
        </w:rPr>
        <w:t>loss of</w:t>
      </w:r>
      <w:r w:rsidR="00BF6C4E" w:rsidRPr="002335F1">
        <w:rPr>
          <w:rFonts w:ascii="Times New Roman" w:hAnsi="Times New Roman" w:cs="Times New Roman"/>
        </w:rPr>
        <w:t xml:space="preserve"> key non-redundant functional roles in seed dispersal processes </w:t>
      </w:r>
      <w:r w:rsidR="00D7245D" w:rsidRPr="002335F1">
        <w:rPr>
          <w:rFonts w:ascii="Times New Roman" w:hAnsi="Times New Roman" w:cs="Times New Roman"/>
        </w:rPr>
        <w:fldChar w:fldCharType="begin"/>
      </w:r>
      <w:r w:rsidR="002335F1">
        <w:rPr>
          <w:rFonts w:ascii="Times New Roman" w:hAnsi="Times New Roman" w:cs="Times New Roman"/>
        </w:rPr>
        <w:instrText xml:space="preserve"> ADDIN ZOTERO_ITEM CSL_CITATION {"citationID":"gGhGC4O3","properties":{"formattedCitation":"(Dirzo et al., 2014; Heinen et al., 2023; Vidal et al., 2013)","plainCitation":"(Dirzo et al., 2014; Heinen et al., 2023; Vidal et al., 2013)","noteIndex":0},"citationItems":[{"id":33,"uris":["http://zotero.org/users/11161907/items/QEUWKEKB"],"itemData":{"id":33,"type":"article-journal","abstract":"We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K."}],"issued":{"date-parts":[["2023",2,23]]}}},{"id":4574,"uris":["http://zotero.org/users/11161907/items/GW6PTAKP"],"itemData":{"id":4574,"type":"article-journal","abstract":"Large-bodied frugivores may play a key role in the networks of plants and their seed dispersers. These species, however, are often threatened by human impacts that lead to defaunation. In this paper, we discuss the potential implications of the loss of large frugivores for seed-dispersal networks. First, we review the role of large vertebrates as seed dispersers in different tropical ecosystems to show that these species are likely to be important components of seed-dispersal networks. Second, we showed that, despite their importance, large vertebrates are absent from most of the seed-dispersal networks described in the available literature. We identified three main reasons for this absence: (1) large vertebrates have already died out in the studied areas; (2) studies focus on particular taxonomic groups that consist mostly of small birds; and (3) it is inherently difficult to describe the interactions of naturally rare and secretive species such as large vertebrates. We argue that a proper evaluation of the importance of large frugivores within seed-dispersal networks would benefit from considering aspects other than the frequency of interactions. We suggest weighting pairwise interactions by their ecological consequences to quantify the contribution of large frugivores to outcomes of seed dispersal, such as landscape connectivity.","collection-title":"Special Issue: Defaunation’s impact in terrestrial tropical ecosystems","container-title":"Biological Conservation","DOI":"10.1016/j.biocon.2013.03.025","ISSN":"0006-3207","journalAbbreviation":"Biological Conservation","page":"42-48","source":"ScienceDirect","title":"Large vertebrates as the missing components of seed-dispersal networks","volume":"163","author":[{"family":"Vidal","given":"Mariana M."},{"family":"Pires","given":"Mathias M."},{"family":"Guimarães","given":"Paulo R."}],"issued":{"date-parts":[["2013",7,1]]}}}],"schema":"https://github.com/citation-style-language/schema/raw/master/csl-citation.json"} </w:instrText>
      </w:r>
      <w:r w:rsidR="00D7245D" w:rsidRPr="002335F1">
        <w:rPr>
          <w:rFonts w:ascii="Times New Roman" w:hAnsi="Times New Roman" w:cs="Times New Roman"/>
        </w:rPr>
        <w:fldChar w:fldCharType="separate"/>
      </w:r>
      <w:r w:rsidR="002335F1">
        <w:rPr>
          <w:rFonts w:ascii="Times New Roman" w:hAnsi="Times New Roman" w:cs="Times New Roman"/>
          <w:noProof/>
        </w:rPr>
        <w:t>(Dirzo et al., 2014; Heinen et al., 2023; Vidal et al., 2013)</w:t>
      </w:r>
      <w:r w:rsidR="00D7245D" w:rsidRPr="002335F1">
        <w:rPr>
          <w:rFonts w:ascii="Times New Roman" w:hAnsi="Times New Roman" w:cs="Times New Roman"/>
        </w:rPr>
        <w:fldChar w:fldCharType="end"/>
      </w:r>
      <w:r w:rsidR="00BF6C4E" w:rsidRPr="002335F1">
        <w:rPr>
          <w:rFonts w:ascii="Times New Roman" w:hAnsi="Times New Roman" w:cs="Times New Roman"/>
        </w:rPr>
        <w:t>. A clear example are the islands inhabited by giant tortoises in Seychelles and Galapagos archipelagos</w:t>
      </w:r>
      <w:r w:rsidR="00F975F7" w:rsidRPr="002335F1">
        <w:rPr>
          <w:rFonts w:ascii="Times New Roman" w:hAnsi="Times New Roman" w:cs="Times New Roman"/>
        </w:rPr>
        <w:t xml:space="preserve"> </w:t>
      </w:r>
      <w:r w:rsidR="000D7EF5" w:rsidRPr="002335F1">
        <w:rPr>
          <w:rFonts w:ascii="Times New Roman" w:hAnsi="Times New Roman" w:cs="Times New Roman"/>
        </w:rPr>
        <w:t>where they</w:t>
      </w:r>
      <w:r w:rsidR="00F975F7" w:rsidRPr="002335F1">
        <w:rPr>
          <w:rFonts w:ascii="Times New Roman" w:hAnsi="Times New Roman" w:cs="Times New Roman"/>
        </w:rPr>
        <w:t xml:space="preserve"> </w:t>
      </w:r>
      <w:r w:rsidR="00BF6C4E" w:rsidRPr="002335F1">
        <w:rPr>
          <w:rFonts w:ascii="Times New Roman" w:hAnsi="Times New Roman" w:cs="Times New Roman"/>
        </w:rPr>
        <w:t xml:space="preserve">stand out as iconic embodiments of island gigantism, having independently developed large body sizes from diverse ancestors due to diminished ecological pressures </w:t>
      </w:r>
      <w:r w:rsidR="00D7245D" w:rsidRPr="002335F1">
        <w:rPr>
          <w:rFonts w:ascii="Times New Roman" w:hAnsi="Times New Roman" w:cs="Times New Roman"/>
        </w:rPr>
        <w:fldChar w:fldCharType="begin"/>
      </w:r>
      <w:r w:rsidR="006807B9" w:rsidRPr="002335F1">
        <w:rPr>
          <w:rFonts w:ascii="Times New Roman" w:hAnsi="Times New Roman" w:cs="Times New Roman"/>
        </w:rPr>
        <w:instrText xml:space="preserve"> ADDIN ZOTERO_ITEM CSL_CITATION {"citationID":"8jzIsR51","properties":{"formattedCitation":"(Jaffe et al., 2011; Le et al., 2006; Vargas, 2014)","plainCitation":"(Jaffe et al., 2011; Le et al., 2006; Vargas, 2014)","noteIndex":0},"citationItems":[{"id":4537,"uris":["http://zotero.org/users/11161907/items/EXK5SNH2"],"itemData":{"id":4537,"type":"article-journal","abstract":"Extant chelonians (turtles and tortoises) span almost four orders of magnitude of body size, including the startling examples of gigantism seen in the tortoises of the Galapagos and Seychelles islands. However, the evolutionary determinants of size diversity in chelonians are poorly understood. We present a comparative analysis of body size evolution in turtles and tortoises within a phylogenetic framework. Our results reveal a pronounced relationship between habitat and optimal body size in chelonians. We found strong evidence for separate, larger optimal body sizes for sea turtles and island tortoises, the latter showing support for the rule of island gigantism in non-mammalian amniotes. Optimal sizes for freshwater and mainland terrestrial turtles are similar and smaller, although the range of body size variation in these forms is qualitatively greater. The greater number of potential niches in freshwater and terrestrial environments may mean that body size relationships are more complicated in these habitats.","container-title":"Biology Letters","DOI":"10.1098/rsbl.2010.1084","issue":"4","note":"publisher: Royal Society","page":"558-561","source":"royalsocietypublishing.org (Atypon)","title":"The evolution of island gigantism and body size variation in tortoises and turtles","volume":"7","author":[{"family":"Jaffe","given":"Alexander L."},{"family":"Slater","given":"Graham J."},{"family":"Alfaro","given":"Michael E."}],"issued":{"date-parts":[["2011",1,26]]}}},{"id":4592,"uris":["http://zotero.org/users/11161907/items/BGHU4F9S"],"itemData":{"id":4592,"type":"article-journal","abstract":"Although tortoises of the family Testudinidae represent a familiar and widely distributed group of turtles, their phylogenetic relationships have remained contentious. In this study, we included 32 testudinid species (all genera and subgenera, and all species of Geochelone, representing 65% of the total familial species diversity), and both mitochondrial (12S rRNA, 16S rRNA, and cytb) and nuclear (Cmos and Rag2) DNA data with a total of 3387 aligned characters. Using diverse phylogenetic methods (Maximum Parsimony, Maximum Likelihood, and Bayesian Analysis) congruent support is found for a well-resolved phylogeny. The most basal testudinid lineage includes a novel sister relationship between Asian Manouria and North American Gopherus. In addition, this phylogeny supports two other major testudinid clades: Indotestudo+Malacochersus+Testudo; and a diverse clade including Pyxis, Aldabrachelys, Homopus, Chersina, Psammobates, Kinixys, and Geochelone. However, we find Geochelone rampantly polyphyletic, with species distributed in at least four independent clades. Biogeographic analysis based on this phylogeny is consistent with an Asian origin for the family (as supported by the fossil record), but rejects the long-standing hypothesis of South American tortoises originating in North America. By contrast, and of special significance, our results support Africa as the ancestral continental area for all testudinids except Manouria and Gopherus. Based on our systematic findings, we also propose modifications concerning Testudinidae taxonomy.","container-title":"Molecular Phylogenetics and Evolution","DOI":"10.1016/j.ympev.2006.03.003","ISSN":"1055-7903","issue":"2","journalAbbreviation":"Molecular Phylogenetics and Evolution","page":"517-531","source":"ScienceDirect","title":"A molecular phylogeny of tortoises (Testudines: Testudinidae) based on mitochondrial and nuclear genes","title-short":"A molecular phylogeny of tortoises (Testudines","volume":"40","author":[{"family":"Le","given":"Minh"},{"family":"Raxworthy","given":"Christopher J."},{"family":"McCord","given":"William P."},{"family":"Mertz","given":"Lisa"}],"issued":{"date-parts":[["2006",8,1]]}}},{"id":4652,"uris":["http://zotero.org/users/11161907/items/LPC4LJF9"],"itemData":{"id":4652,"type":"chapter","container-title":"The tree of life: evolution and classification of living organisms.","event-place":"Sunderland MA","page":"577-594","publisher":"Sinauer Associates","publisher-place":"Sunderland MA","title":"Evolution on islands","author":[{"family":"Vargas","given":"Pablo"}],"issued":{"date-parts":[["2014"]]}}}],"schema":"https://github.com/citation-style-language/schema/raw/master/csl-citation.json"} </w:instrText>
      </w:r>
      <w:r w:rsidR="00D7245D" w:rsidRPr="002335F1">
        <w:rPr>
          <w:rFonts w:ascii="Times New Roman" w:hAnsi="Times New Roman" w:cs="Times New Roman"/>
        </w:rPr>
        <w:fldChar w:fldCharType="separate"/>
      </w:r>
      <w:r w:rsidR="006807B9" w:rsidRPr="002335F1">
        <w:rPr>
          <w:rFonts w:ascii="Times New Roman" w:hAnsi="Times New Roman" w:cs="Times New Roman"/>
          <w:noProof/>
        </w:rPr>
        <w:t>(Jaffe et al., 2011; Le et al., 2006; Vargas, 2014)</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In such insular systems, there is a scarcity of large-bodied sized </w:t>
      </w:r>
      <w:r w:rsidR="00C42F6A" w:rsidRPr="002335F1">
        <w:rPr>
          <w:rFonts w:ascii="Times New Roman" w:hAnsi="Times New Roman" w:cs="Times New Roman"/>
        </w:rPr>
        <w:t>herbivores</w:t>
      </w:r>
      <w:r w:rsidR="00BF6C4E" w:rsidRPr="002335F1">
        <w:rPr>
          <w:rFonts w:ascii="Times New Roman" w:hAnsi="Times New Roman" w:cs="Times New Roman"/>
        </w:rPr>
        <w:t xml:space="preserve"> aside from giant tortoises, which occupy unique ecological niches as </w:t>
      </w:r>
      <w:r w:rsidRPr="002335F1">
        <w:rPr>
          <w:rFonts w:ascii="Times New Roman" w:hAnsi="Times New Roman" w:cs="Times New Roman"/>
        </w:rPr>
        <w:t xml:space="preserve">both </w:t>
      </w:r>
      <w:r w:rsidRPr="002335F1">
        <w:rPr>
          <w:rFonts w:ascii="Times New Roman" w:hAnsi="Times New Roman" w:cs="Times New Roman"/>
        </w:rPr>
        <w:lastRenderedPageBreak/>
        <w:t xml:space="preserve">antagonists (i.e., via browsing and grazing) </w:t>
      </w:r>
      <w:r w:rsidR="00BF6C4E" w:rsidRPr="002335F1">
        <w:rPr>
          <w:rFonts w:ascii="Times New Roman" w:hAnsi="Times New Roman" w:cs="Times New Roman"/>
        </w:rPr>
        <w:t xml:space="preserve">and </w:t>
      </w:r>
      <w:r w:rsidR="002513BF" w:rsidRPr="002335F1">
        <w:rPr>
          <w:rFonts w:ascii="Times New Roman" w:hAnsi="Times New Roman" w:cs="Times New Roman"/>
        </w:rPr>
        <w:t>mutualists (e.g</w:t>
      </w:r>
      <w:r w:rsidRPr="002335F1">
        <w:rPr>
          <w:rFonts w:ascii="Times New Roman" w:hAnsi="Times New Roman" w:cs="Times New Roman"/>
        </w:rPr>
        <w:t xml:space="preserve">., via </w:t>
      </w:r>
      <w:r w:rsidR="00BF6C4E" w:rsidRPr="002335F1">
        <w:rPr>
          <w:rFonts w:ascii="Times New Roman" w:hAnsi="Times New Roman" w:cs="Times New Roman"/>
        </w:rPr>
        <w:t xml:space="preserve">primary </w:t>
      </w:r>
      <w:r w:rsidRPr="002335F1">
        <w:rPr>
          <w:rFonts w:ascii="Times New Roman" w:hAnsi="Times New Roman" w:cs="Times New Roman"/>
        </w:rPr>
        <w:t xml:space="preserve">seed </w:t>
      </w:r>
      <w:r w:rsidR="00BF6C4E" w:rsidRPr="002335F1">
        <w:rPr>
          <w:rFonts w:ascii="Times New Roman" w:hAnsi="Times New Roman" w:cs="Times New Roman"/>
        </w:rPr>
        <w:t>disperser</w:t>
      </w:r>
      <w:r w:rsidRPr="002335F1">
        <w:rPr>
          <w:rFonts w:ascii="Times New Roman" w:hAnsi="Times New Roman" w:cs="Times New Roman"/>
        </w:rPr>
        <w:t>s)</w:t>
      </w:r>
      <w:r w:rsidR="00BF6C4E" w:rsidRPr="002335F1">
        <w:rPr>
          <w:rFonts w:ascii="Times New Roman" w:hAnsi="Times New Roman" w:cs="Times New Roman"/>
        </w:rPr>
        <w:t xml:space="preserve"> of many plant species</w:t>
      </w:r>
      <w:r w:rsidR="00D7245D" w:rsidRPr="002335F1">
        <w:rPr>
          <w:rFonts w:ascii="Times New Roman" w:hAnsi="Times New Roman" w:cs="Times New Roman"/>
        </w:rPr>
        <w:t xml:space="preserve"> </w:t>
      </w:r>
      <w:r w:rsidR="00D7245D" w:rsidRPr="002335F1">
        <w:rPr>
          <w:rFonts w:ascii="Times New Roman" w:hAnsi="Times New Roman" w:cs="Times New Roman"/>
        </w:rPr>
        <w:fldChar w:fldCharType="begin"/>
      </w:r>
      <w:r w:rsidR="00E957C8" w:rsidRPr="002335F1">
        <w:rPr>
          <w:rFonts w:ascii="Times New Roman" w:hAnsi="Times New Roman" w:cs="Times New Roman"/>
        </w:rPr>
        <w:instrText xml:space="preserve"> ADDIN ZOTERO_ITEM CSL_CITATION {"citationID":"lj6IznqU","properties":{"formattedCitation":"(Blake et al., 2012; Nogales et al., 2017)","plainCitation":"(Blake et al., 2012; Nogales et al., 2017)","noteIndex":0},"citationItems":[{"id":4496,"uris":["http://zotero.org/users/11161907/items/VNDNVPVG"],"itemData":{"id":4496,"type":"article-journal","abstract":"Aim Large-bodied vertebrates often have a dramatic role in ecosystem function through herbivory, trampling, seed dispersal and nutrient cycling. The iconic Galápagos tortoises (Chelonoidis nigra) are the largest extant terrestrial ectotherms, yet their ecology is poorly known. Large body size should confer a generalist diet, benign digestive processes and long-distance ranging ability, rendering giant tortoises adept seed dispersers. We sought to determine the extent of seed dispersal by Galápagos tortoises and their impact on seed germination for selected species, and to assess potential impacts of tortoise dispersal on the vegetation dynamics of the Galápagos. Location Galápagos, Ecuador. Methods To determine the number of seeds dispersed we identified and counted intact seeds from 120 fresh dung piles in both agricultural and national park land. To estimate the distance over which tortoises move seeds we used estimated digesta retention times from captive tortoises as a proxy for retention times of wild tortoises and tortoise movement data obtained from GPS telemetry. We conducted germination trials for five plant species to determine whether tortoise processing influenced germination success. Results In our dung sample, we found intact seeds from &gt; 45 plant species, of which 11 were from introduced species. Tortoises defecated, on average, 464 (SE 95) seeds and 2.8 (SE 0.2) species per dung pile. Seed numbers were dominated by introduced species, particularly in agricultural land. Tortoises frequently moved seeds over long distances; during mean digesta retention times (12 days) tortoises moved an average of 394 m (SE 34) and a maximum of 4355 m over the longest recorded retention time (28 days). We did not find evidence that tortoise ingestion or the presence of dung influenced seed germination success. Main conclusions Galápagos tortoises are prodigious seed dispersers, regularly moving large quantities of seeds over long distances. This may confer important advantages to tortoise-dispersed species, including transport of seeds away from the parent plants into sites favourable for germination. More extensive research is needed to quantify germination success, recruitment to adulthood and demography of plants under natural conditions, with and without tortoise dispersal, to determine the seed dispersal effectiveness of Galápagos tortoises.","container-title":"Journal of Biogeography","DOI":"10.1111/j.1365-2699.2011.02672.x","ISSN":"1365-2699","issue":"11","language":"en","license":"© 2012 Blackwell Publishing Ltd","note":"_eprint: https://onlinelibrary.wiley.com/doi/pdf/10.1111/j.1365-2699.2011.02672.x","page":"1961-1972","source":"Wiley Online Library","title":"Seed dispersal by Galápagos tortoises","volume":"39","author":[{"family":"Blake","given":"Stephen"},{"family":"Wikelski","given":"Martin"},{"family":"Cabrera","given":"Fredy"},{"family":"Guezou","given":"Anne"},{"family":"Silva","given":"Miriam"},{"family":"Sadeghayobi","given":"E."},{"family":"Yackulic","given":"Charles B."},{"family":"Jaramillo","given":"Patricia"}],"issued":{"date-parts":[["2012"]]}}},{"id":4560,"uris":["http://zotero.org/users/11161907/items/QSK9XSXM"],"itemData":{"id":4560,"type":"article-journal","abstract":"Seed dispersal and seedling recruitment are crucial phases in the life cycle of all spermatophyte plants. The net contribution of seed dispersers to plant establishment is known as seed dispersal effectiveness (SDE) and is defined as the product of a quantitative (number of seeds dispersed) and a qualitative (probability of recruitment) component. In Galápagos, we studied the direct contribution to SDE (number of seeds dispersed and effect on seedling emergence) provided by the five island groups of frugivores (giant tortoises, lizards, medium-sized passerine birds, small non-finch passerine birds, and finches) in the two main habitats in this archipelago: the lowland and the highland zones, and found 16 vertebrate species dispersing 58 plant species. Data on frequency of occurrence of seeds in droppings and number of seeds dispersed per unit area produced contrasting patterns of seed dispersal. Based on the former, giant tortoises and medium-sized passerines were the most important seed dispersers. However, based on the latter, small non-finch passerines were the most important dispersers, followed by finches and medium-sized passerines. The effect of disperser gut passage on seedling emergence varied greatly depending on both the disperser and the plant species. Although the contribution to SDE provided by different disperser guilds changed across plant species, medium-sized passerines (e.g., mockingbirds) provided a higher contribution to SDE than lava lizards in 10 out of 16 plant species analysed, whereas lava lizards provided a higher contribution to SDE than birds in five plant species. While both the quantitative and qualitative components addressed are important, our data suggests that the former is a better predictor of SDE in the Galápagos archipelago.","container-title":"Ecology","DOI":"10.1002/ecy.1816","ISSN":"1939-9170","issue":"8","language":"en","license":"© 2017 by the Ecological Society of America","note":"_eprint: https://onlinelibrary.wiley.com/doi/pdf/10.1002/ecy.1816","page":"2049-2058","source":"Wiley Online Library","title":"Contribution by vertebrates to seed dispersal effectiveness in the Galápagos Islands: a community-wide approach","title-short":"Contribution by vertebrates to seed dispersal effectiveness in the Galápagos Islands","volume":"98","author":[{"family":"Nogales","given":"M."},{"family":"González-Castro","given":"A."},{"family":"Rumeu","given":"B."},{"family":"Traveset","given":"A."},{"family":"Vargas","given":"P."},{"family":"Jaramillo","given":"P."},{"family":"Olesen","given":"J. M."},{"family":"Heleno","given":"R. H."}],"issued":{"date-parts":[["2017"]]}}}],"schema":"https://github.com/citation-style-language/schema/raw/master/csl-citation.json"} </w:instrText>
      </w:r>
      <w:r w:rsidR="00D7245D" w:rsidRPr="002335F1">
        <w:rPr>
          <w:rFonts w:ascii="Times New Roman" w:hAnsi="Times New Roman" w:cs="Times New Roman"/>
        </w:rPr>
        <w:fldChar w:fldCharType="separate"/>
      </w:r>
      <w:r w:rsidR="00E957C8" w:rsidRPr="002335F1">
        <w:rPr>
          <w:rFonts w:ascii="Times New Roman" w:hAnsi="Times New Roman" w:cs="Times New Roman"/>
          <w:noProof/>
        </w:rPr>
        <w:t>(Blake et al., 2012; Nogales et al., 2017)</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w:t>
      </w:r>
    </w:p>
    <w:p w14:paraId="64A90BB3" w14:textId="25DE0A9A" w:rsidR="00B609FB" w:rsidRPr="002335F1" w:rsidRDefault="00F975F7"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t>Given</w:t>
      </w:r>
      <w:r w:rsidR="00BF6C4E" w:rsidRPr="002335F1">
        <w:rPr>
          <w:rFonts w:ascii="Times New Roman" w:hAnsi="Times New Roman" w:cs="Times New Roman"/>
        </w:rPr>
        <w:t xml:space="preserve"> their unparalleled significance as ecosystems engineers, giant tortoises gained relevance in restoration projects aimed at recovering extinct ecological interactions in</w:t>
      </w:r>
      <w:r w:rsidR="00364E26" w:rsidRPr="002335F1">
        <w:rPr>
          <w:rFonts w:ascii="Times New Roman" w:hAnsi="Times New Roman" w:cs="Times New Roman"/>
        </w:rPr>
        <w:t xml:space="preserve"> defaunated</w:t>
      </w:r>
      <w:r w:rsidR="00BF6C4E" w:rsidRPr="002335F1">
        <w:rPr>
          <w:rFonts w:ascii="Times New Roman" w:hAnsi="Times New Roman" w:cs="Times New Roman"/>
        </w:rPr>
        <w:t xml:space="preserve"> </w:t>
      </w:r>
      <w:r w:rsidR="00C42F6A" w:rsidRPr="002335F1">
        <w:rPr>
          <w:rFonts w:ascii="Times New Roman" w:hAnsi="Times New Roman" w:cs="Times New Roman"/>
        </w:rPr>
        <w:t>insular</w:t>
      </w:r>
      <w:r w:rsidR="00BF6C4E" w:rsidRPr="002335F1">
        <w:rPr>
          <w:rFonts w:ascii="Times New Roman" w:hAnsi="Times New Roman" w:cs="Times New Roman"/>
        </w:rPr>
        <w:t xml:space="preserve"> ecosystems</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A726E8" w:rsidRPr="002335F1">
        <w:rPr>
          <w:rFonts w:ascii="Times New Roman" w:hAnsi="Times New Roman" w:cs="Times New Roman"/>
        </w:rPr>
        <w:instrText xml:space="preserve"> ADDIN ZOTERO_ITEM CSL_CITATION {"citationID":"TvstOw2n","properties":{"formattedCitation":"(Griffiths et al., 2011, 2010; Polak and Saltz, 2011)","plainCitation":"(Griffiths et al., 2011, 2010; Polak and Saltz, 2011)","noteIndex":0},"citationItems":[{"id":4518,"uris":["http://zotero.org/users/11161907/items/2M3DFT3S"],"itemData":{"id":4518,"type":"article-journal","abstract":"There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G."},{"family":"Zuël","given":"Nicolas"},{"family":"Harris","given":"Stephen"}],"issued":{"date-parts":[["2011",5,10]]}}},{"id":4515,"uris":["http://zotero.org/users/11161907/items/6SFJXTD6"],"itemData":{"id":4515,"type":"article-journal","abstract":"We argue that the introduction of non-native extant tortoises as ecological replacements for extinct giant tortoises is a realistic restoration management scheme, which is easy to implement. We discuss how the recent extinctions of endemic giant Cylindraspis tortoises on the Mascarene Islands have left a legacy of ecosystem dysfunction threatening the remnants of native biota, focusing on the island of Mauritius because this is where most has been inferred about plant–tortoise interactions. There is a pressing need to restore and preserve several Mauritian habitats and plant communities that suffer from ecosystem dysfunction. We discuss ongoing restoration efforts on the Mauritian offshore Round Island, which provide a case study highlighting how tortoise substitutes are being used in an experimental and hypothesis-driven conservation and restoration project. The immediate conservation concern was to prevent the extinction and further degradation of Round Island's threatened flora and fauna. In the long term, the introduction of tortoises to Round Island will lead to valuable management and restoration insights for subsequent larger-scale mainland restoration projects. This case study further highlights the feasibility, versatility and low-risk nature of using tortoises in restoration programs, with particular reference to their introduction to island ecosystems. Overall, the use of extant tortoises as replacements for extinct ones is a good example of how conservation and restoration biology concepts applied at a smaller scale can be microcosms for more grandiose schemes and addresses more immediate conservation priorities than large-scale ecosystem rewilding projects.","container-title":"Restoration Ecology","DOI":"10.1111/j.1526-100X.2009.00612.x","ISSN":"1526-100X","issue":"1","language":"en","license":"© 2009 Society for Ecological Restoration International","note":"_eprint: https://onlinelibrary.wiley.com/doi/pdf/10.1111/j.1526-100X.2009.00612.x","page":"1-7","source":"Wiley Online Library","title":"The Use of Extant Non-Indigenous Tortoises as a Restoration Tool to Replace Extinct Ecosystem Engineers","volume":"18","author":[{"family":"Griffiths","given":"Christine J."},{"family":"Jones","given":"Carl G."},{"family":"Hansen","given":"Dennis M."},{"family":"Puttoo","given":"Manikchand"},{"family":"Tatayah","given":"Rabindra V."},{"family":"Müller","given":"Christine B."},{"family":"Harris","given":"Stephen"}],"issued":{"date-parts":[["2010"]]}}},{"id":4566,"uris":["http://zotero.org/users/11161907/items/8N2QY6WN"],"itemData":{"id":4566,"type":"article-journal","container-title":"Conservation Biology","DOI":"10.1111/j.1523-1739.2011.01669.x","ISSN":"1523-1739","issue":"3","language":"en","license":"©2011 Society for Conservation Biology","note":"_eprint: https://onlinelibrary.wiley.com/doi/pdf/10.1111/j.1523-1739.2011.01669.x","page":"424-424","source":"Wiley Online Library","title":"Reintroduction As an Ecosystem Restoration Technique","volume":"25","author":[{"family":"Polak","given":"Tal"},{"family":"Saltz","given":"David"}],"issued":{"date-parts":[["2011"]]}}}],"schema":"https://github.com/citation-style-language/schema/raw/master/csl-citation.json"}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(Griffiths et al., 2011, 2010; Polak and Saltz, 2011)</w:t>
      </w:r>
      <w:r w:rsidR="00A726E8" w:rsidRPr="002335F1">
        <w:rPr>
          <w:rFonts w:ascii="Times New Roman" w:hAnsi="Times New Roman" w:cs="Times New Roman"/>
        </w:rPr>
        <w:fldChar w:fldCharType="end"/>
      </w:r>
      <w:r w:rsidR="00BF6C4E" w:rsidRPr="002335F1">
        <w:rPr>
          <w:rFonts w:ascii="Times New Roman" w:hAnsi="Times New Roman" w:cs="Times New Roman"/>
        </w:rPr>
        <w:t>. This importance is exemplified by the</w:t>
      </w:r>
      <w:r w:rsidR="00B609FB" w:rsidRPr="002335F1">
        <w:rPr>
          <w:rFonts w:ascii="Times New Roman" w:hAnsi="Times New Roman" w:cs="Times New Roman"/>
        </w:rPr>
        <w:t xml:space="preserve"> reintroduction of</w:t>
      </w:r>
      <w:r w:rsidR="00BF6C4E" w:rsidRPr="002335F1">
        <w:rPr>
          <w:rFonts w:ascii="Times New Roman" w:hAnsi="Times New Roman" w:cs="Times New Roman"/>
        </w:rPr>
        <w:t xml:space="preserve"> Aldabra giant tortoise</w:t>
      </w:r>
      <w:r w:rsidR="00B609FB" w:rsidRPr="002335F1">
        <w:rPr>
          <w:rFonts w:ascii="Times New Roman" w:hAnsi="Times New Roman" w:cs="Times New Roman"/>
        </w:rPr>
        <w:t xml:space="preserve">s </w:t>
      </w:r>
      <w:r w:rsidR="00BF6C4E" w:rsidRPr="002335F1">
        <w:rPr>
          <w:rFonts w:ascii="Times New Roman" w:hAnsi="Times New Roman" w:cs="Times New Roman"/>
        </w:rPr>
        <w:t>(</w:t>
      </w:r>
      <w:proofErr w:type="spellStart"/>
      <w:r w:rsidR="00BF6C4E" w:rsidRPr="002335F1">
        <w:rPr>
          <w:rFonts w:ascii="Times New Roman" w:hAnsi="Times New Roman" w:cs="Times New Roman"/>
          <w:i/>
          <w:iCs/>
        </w:rPr>
        <w:t>Aldabrachelys</w:t>
      </w:r>
      <w:proofErr w:type="spellEnd"/>
      <w:r w:rsidR="00BF6C4E" w:rsidRPr="002335F1">
        <w:rPr>
          <w:rFonts w:ascii="Times New Roman" w:hAnsi="Times New Roman" w:cs="Times New Roman"/>
          <w:i/>
          <w:iCs/>
        </w:rPr>
        <w:t xml:space="preserve"> gigantea</w:t>
      </w:r>
      <w:r w:rsidR="00BF6C4E" w:rsidRPr="002335F1">
        <w:rPr>
          <w:rFonts w:ascii="Times New Roman" w:hAnsi="Times New Roman" w:cs="Times New Roman"/>
        </w:rPr>
        <w:t>)</w:t>
      </w:r>
      <w:r w:rsidR="00C42F6A" w:rsidRPr="002335F1">
        <w:rPr>
          <w:rFonts w:ascii="Times New Roman" w:hAnsi="Times New Roman" w:cs="Times New Roman"/>
        </w:rPr>
        <w:t xml:space="preserve"> </w:t>
      </w:r>
      <w:r w:rsidR="00BF6C4E" w:rsidRPr="002335F1">
        <w:rPr>
          <w:rFonts w:ascii="Times New Roman" w:hAnsi="Times New Roman" w:cs="Times New Roman"/>
        </w:rPr>
        <w:t>whose widespread distribution in the western Indian Ocean has been historically dwindled</w:t>
      </w:r>
      <w:r w:rsidR="00D56EA9" w:rsidRPr="002335F1">
        <w:rPr>
          <w:rFonts w:ascii="Times New Roman" w:hAnsi="Times New Roman" w:cs="Times New Roman"/>
        </w:rPr>
        <w:t xml:space="preserve"> due to the </w:t>
      </w:r>
      <w:proofErr w:type="spellStart"/>
      <w:r w:rsidR="00D56EA9" w:rsidRPr="002335F1">
        <w:rPr>
          <w:rFonts w:ascii="Times New Roman" w:hAnsi="Times New Roman" w:cs="Times New Roman"/>
        </w:rPr>
        <w:t>overexplotation</w:t>
      </w:r>
      <w:proofErr w:type="spellEnd"/>
      <w:r w:rsidR="00D56EA9" w:rsidRPr="002335F1">
        <w:rPr>
          <w:rFonts w:ascii="Times New Roman" w:hAnsi="Times New Roman" w:cs="Times New Roman"/>
        </w:rPr>
        <w:t xml:space="preserve"> of the species by </w:t>
      </w:r>
      <w:r w:rsidR="00A726E8" w:rsidRPr="002335F1">
        <w:rPr>
          <w:rFonts w:ascii="Times New Roman" w:hAnsi="Times New Roman" w:cs="Times New Roman"/>
        </w:rPr>
        <w:t xml:space="preserve">humans </w:t>
      </w:r>
      <w:r w:rsidR="00A726E8" w:rsidRPr="002335F1">
        <w:rPr>
          <w:rFonts w:ascii="Times New Roman" w:hAnsi="Times New Roman" w:cs="Times New Roman"/>
        </w:rPr>
        <w:fldChar w:fldCharType="begin"/>
      </w:r>
      <w:r w:rsidR="00A726E8" w:rsidRPr="002335F1">
        <w:rPr>
          <w:rFonts w:ascii="Times New Roman" w:hAnsi="Times New Roman" w:cs="Times New Roman"/>
        </w:rPr>
        <w:instrText xml:space="preserve"> ADDIN ZOTERO_ITEM CSL_CITATION {"citationID":"D4Dr1tj5","properties":{"formattedCitation":"(Gerlach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(Gerlach et al., 2013)</w:t>
      </w:r>
      <w:r w:rsidR="00A726E8" w:rsidRPr="002335F1">
        <w:rPr>
          <w:rFonts w:ascii="Times New Roman" w:hAnsi="Times New Roman" w:cs="Times New Roman"/>
        </w:rPr>
        <w:fldChar w:fldCharType="end"/>
      </w:r>
      <w:r w:rsidR="00BF6C4E" w:rsidRPr="002335F1">
        <w:rPr>
          <w:rFonts w:ascii="Times New Roman" w:hAnsi="Times New Roman" w:cs="Times New Roman"/>
        </w:rPr>
        <w:t>.</w:t>
      </w:r>
      <w:r w:rsidR="00BF6C4E" w:rsidRPr="002335F1">
        <w:rPr>
          <w:color w:val="000000"/>
        </w:rPr>
        <w:t xml:space="preserve"> </w:t>
      </w:r>
      <w:r w:rsidR="00BF6C4E" w:rsidRPr="002335F1">
        <w:rPr>
          <w:rFonts w:ascii="Times New Roman" w:hAnsi="Times New Roman" w:cs="Times New Roman"/>
        </w:rPr>
        <w:t>The population of Aldabra giant tortoises remained in the wild in the Aldabra atoll</w:t>
      </w:r>
      <w:r w:rsidR="00C42F6A" w:rsidRPr="002335F1">
        <w:rPr>
          <w:rFonts w:ascii="Times New Roman" w:hAnsi="Times New Roman" w:cs="Times New Roman"/>
        </w:rPr>
        <w:t xml:space="preserve"> </w:t>
      </w:r>
      <w:r w:rsidR="006259B4" w:rsidRPr="002335F1">
        <w:rPr>
          <w:rFonts w:ascii="Times New Roman" w:hAnsi="Times New Roman" w:cs="Times New Roman"/>
        </w:rPr>
        <w:t>(</w:t>
      </w:r>
      <w:r w:rsidR="00C42F6A" w:rsidRPr="002335F1">
        <w:rPr>
          <w:rFonts w:ascii="Times New Roman" w:hAnsi="Times New Roman" w:cs="Times New Roman"/>
        </w:rPr>
        <w:t>Seychelles archipelago</w:t>
      </w:r>
      <w:r w:rsidR="006259B4" w:rsidRPr="002335F1">
        <w:rPr>
          <w:rFonts w:ascii="Times New Roman" w:hAnsi="Times New Roman" w:cs="Times New Roman"/>
        </w:rPr>
        <w:t>)</w:t>
      </w:r>
      <w:r w:rsidR="00BF6C4E" w:rsidRPr="002335F1">
        <w:rPr>
          <w:rFonts w:ascii="Times New Roman" w:hAnsi="Times New Roman" w:cs="Times New Roman"/>
        </w:rPr>
        <w:t xml:space="preserve">, prompting restoration initiatives involving </w:t>
      </w:r>
      <w:proofErr w:type="spellStart"/>
      <w:r w:rsidR="00BF6C4E" w:rsidRPr="002335F1">
        <w:rPr>
          <w:rFonts w:ascii="Times New Roman" w:hAnsi="Times New Roman" w:cs="Times New Roman"/>
        </w:rPr>
        <w:t>refaunation</w:t>
      </w:r>
      <w:proofErr w:type="spellEnd"/>
      <w:r w:rsidR="00BF6C4E" w:rsidRPr="002335F1">
        <w:rPr>
          <w:rFonts w:ascii="Times New Roman" w:hAnsi="Times New Roman" w:cs="Times New Roman"/>
        </w:rPr>
        <w:t xml:space="preserve"> onto other Seychelles islands such as Curieuse, </w:t>
      </w:r>
      <w:proofErr w:type="spellStart"/>
      <w:r w:rsidR="00BF6C4E" w:rsidRPr="002335F1">
        <w:rPr>
          <w:rFonts w:ascii="Times New Roman" w:hAnsi="Times New Roman" w:cs="Times New Roman"/>
        </w:rPr>
        <w:t>Frégate</w:t>
      </w:r>
      <w:proofErr w:type="spellEnd"/>
      <w:r w:rsidR="00BF6C4E" w:rsidRPr="002335F1">
        <w:rPr>
          <w:rFonts w:ascii="Times New Roman" w:hAnsi="Times New Roman" w:cs="Times New Roman"/>
        </w:rPr>
        <w:t xml:space="preserve">, Ile du Nord, Grand Soeur, Moyenne, Cousin, </w:t>
      </w:r>
      <w:proofErr w:type="spellStart"/>
      <w:r w:rsidR="00BF6C4E" w:rsidRPr="002335F1">
        <w:rPr>
          <w:rFonts w:ascii="Times New Roman" w:hAnsi="Times New Roman" w:cs="Times New Roman"/>
        </w:rPr>
        <w:t>Cousine</w:t>
      </w:r>
      <w:proofErr w:type="spellEnd"/>
      <w:r w:rsidR="00BF6C4E" w:rsidRPr="002335F1">
        <w:rPr>
          <w:rFonts w:ascii="Times New Roman" w:hAnsi="Times New Roman" w:cs="Times New Roman"/>
        </w:rPr>
        <w:t xml:space="preserve"> and Silhouette</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A726E8" w:rsidRPr="002335F1">
        <w:rPr>
          <w:rFonts w:ascii="Times New Roman" w:hAnsi="Times New Roman" w:cs="Times New Roman"/>
        </w:rPr>
        <w:instrText xml:space="preserve"> ADDIN ZOTERO_ITEM CSL_CITATION {"citationID":"APIj0fzv","properties":{"formattedCitation":"(Gerlach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(Gerlach et al., 2013)</w:t>
      </w:r>
      <w:r w:rsidR="00A726E8" w:rsidRPr="002335F1">
        <w:rPr>
          <w:rFonts w:ascii="Times New Roman" w:hAnsi="Times New Roman" w:cs="Times New Roman"/>
        </w:rPr>
        <w:fldChar w:fldCharType="end"/>
      </w:r>
      <w:r w:rsidR="00A726E8" w:rsidRPr="002335F1">
        <w:rPr>
          <w:rFonts w:ascii="Times New Roman" w:hAnsi="Times New Roman" w:cs="Times New Roman"/>
        </w:rPr>
        <w:t xml:space="preserve">. </w:t>
      </w:r>
      <w:r w:rsidR="00D673D6" w:rsidRPr="002335F1">
        <w:rPr>
          <w:rFonts w:ascii="Times New Roman" w:hAnsi="Times New Roman" w:cs="Times New Roman"/>
        </w:rPr>
        <w:t>Interestingly</w:t>
      </w:r>
      <w:r w:rsidR="00BF6C4E" w:rsidRPr="002335F1">
        <w:rPr>
          <w:rFonts w:ascii="Times New Roman" w:hAnsi="Times New Roman" w:cs="Times New Roman"/>
        </w:rPr>
        <w:t xml:space="preserve">, this species has been </w:t>
      </w:r>
      <w:r w:rsidR="00AF0A83" w:rsidRPr="002335F1">
        <w:rPr>
          <w:rFonts w:ascii="Times New Roman" w:hAnsi="Times New Roman" w:cs="Times New Roman"/>
        </w:rPr>
        <w:t>also used</w:t>
      </w:r>
      <w:r w:rsidR="00D673D6" w:rsidRPr="002335F1">
        <w:rPr>
          <w:rFonts w:ascii="Times New Roman" w:hAnsi="Times New Roman" w:cs="Times New Roman"/>
        </w:rPr>
        <w:t xml:space="preserve"> as a</w:t>
      </w:r>
      <w:r w:rsidR="00F23D0C">
        <w:rPr>
          <w:rFonts w:ascii="Times New Roman" w:hAnsi="Times New Roman" w:cs="Times New Roman"/>
        </w:rPr>
        <w:t xml:space="preserve"> </w:t>
      </w:r>
      <w:r w:rsidR="00D673D6" w:rsidRPr="002335F1">
        <w:rPr>
          <w:rFonts w:ascii="Times New Roman" w:hAnsi="Times New Roman" w:cs="Times New Roman"/>
        </w:rPr>
        <w:t xml:space="preserve">substitute for </w:t>
      </w:r>
      <w:r w:rsidR="00BF6C4E" w:rsidRPr="002335F1">
        <w:rPr>
          <w:rFonts w:ascii="Times New Roman" w:hAnsi="Times New Roman" w:cs="Times New Roman"/>
        </w:rPr>
        <w:t xml:space="preserve">giant tortoises of the genus </w:t>
      </w:r>
      <w:proofErr w:type="spellStart"/>
      <w:r w:rsidR="00D673D6" w:rsidRPr="002335F1">
        <w:rPr>
          <w:rFonts w:ascii="Times New Roman" w:hAnsi="Times New Roman" w:cs="Times New Roman"/>
          <w:i/>
          <w:iCs/>
        </w:rPr>
        <w:t>Cylindraspis</w:t>
      </w:r>
      <w:proofErr w:type="spellEnd"/>
      <w:r w:rsidR="00BF6C4E" w:rsidRPr="002335F1">
        <w:rPr>
          <w:rFonts w:ascii="Times New Roman" w:hAnsi="Times New Roman" w:cs="Times New Roman"/>
        </w:rPr>
        <w:t xml:space="preserve">, a </w:t>
      </w:r>
      <w:r w:rsidR="00D673D6" w:rsidRPr="002335F1">
        <w:rPr>
          <w:rFonts w:ascii="Times New Roman" w:hAnsi="Times New Roman" w:cs="Times New Roman"/>
        </w:rPr>
        <w:t>group</w:t>
      </w:r>
      <w:r w:rsidR="00BF6C4E" w:rsidRPr="002335F1">
        <w:rPr>
          <w:rFonts w:ascii="Times New Roman" w:hAnsi="Times New Roman" w:cs="Times New Roman"/>
        </w:rPr>
        <w:t xml:space="preserve"> of five extinct species </w:t>
      </w:r>
      <w:r w:rsidR="00D673D6" w:rsidRPr="002335F1">
        <w:rPr>
          <w:rFonts w:ascii="Times New Roman" w:hAnsi="Times New Roman" w:cs="Times New Roman"/>
        </w:rPr>
        <w:t xml:space="preserve">formerly </w:t>
      </w:r>
      <w:r w:rsidR="00BF6C4E" w:rsidRPr="002335F1">
        <w:rPr>
          <w:rFonts w:ascii="Times New Roman" w:hAnsi="Times New Roman" w:cs="Times New Roman"/>
        </w:rPr>
        <w:t>distributed</w:t>
      </w:r>
      <w:r w:rsidR="00D673D6" w:rsidRPr="002335F1">
        <w:rPr>
          <w:rFonts w:ascii="Times New Roman" w:hAnsi="Times New Roman" w:cs="Times New Roman"/>
        </w:rPr>
        <w:t xml:space="preserve"> across the Mascarene Islands in</w:t>
      </w:r>
      <w:r w:rsidR="00BF6C4E" w:rsidRPr="002335F1">
        <w:rPr>
          <w:rFonts w:ascii="Times New Roman" w:hAnsi="Times New Roman" w:cs="Times New Roman"/>
        </w:rPr>
        <w:t xml:space="preserve"> the Indian Ocean </w:t>
      </w:r>
      <w:r w:rsidR="00A726E8" w:rsidRPr="002335F1">
        <w:rPr>
          <w:rFonts w:ascii="Times New Roman" w:hAnsi="Times New Roman" w:cs="Times New Roman"/>
        </w:rPr>
        <w:fldChar w:fldCharType="begin"/>
      </w:r>
      <w:r w:rsidR="00A27F88" w:rsidRPr="002335F1">
        <w:rPr>
          <w:rFonts w:ascii="Times New Roman" w:hAnsi="Times New Roman" w:cs="Times New Roman"/>
        </w:rPr>
        <w:instrText xml:space="preserve"> ADDIN ZOTERO_ITEM CSL_CITATION {"citationID":"Pa6chJcB","properties":{"formattedCitation":"(Austin and Arnold, 2001)","plainCitation":"(Austin and Arnold, 2001)","noteIndex":0},"citationItems":[{"id":4492,"uris":["http://zotero.org/users/11161907/items/WFP9CHLX"],"itemData":{"id":4492,"type":"article-journal","abstract":"Ancient mitochondrial DNA sequences were used for investigating the evolution of an entire clade of extinct vertebrates, the endemic tortoises (Cylindraspis) of the Mascarene Islands in the Indian Ocean. Mitochondrial DNA corroborates morphological evidence that there were five species of tortoise with the following relationships: Cylindraspis triserrata ((Cylindraspis vosmaeri and Cylindraspis peltastes) (Cylindraspis inepta and Cylindraspis indica)). Phylogeny indicates that the ancestor of the group first colonized Mauritius where speciation produced C. triserrata and the ancestor of the other species including a second sympatric Mauritian form, C. inepta. A propagule derived from this lineage colonized Rodrigues 590 km to the east, where a second within–island speciation took place producing the sympatric C. vosmaeri and C. peltastes. A recent colonization of Réunion 150 km to the southwest produced C. indica. In the virtual absence of predators, the defensive features of the shells of Mascarene tortoises were largely dismantled, apparently in two stages. ‘Saddlebacked’ shells with high fronts evolved independently on all three islands. This and other features, such as a derived jaw structure and small body size, may be associated with niche differentiation in sympatric species and may represent a striking example of parallel differentiation in a large terrestrial vertebrate. The history of Mascarene tortoises contrasts with that of the Galápagos, where only a single species is present and surviving populations are genetically much more similar. However, they too show some reduction in anti–predator mechanisms and multiple development of populations with saddlebacked shells.","container-title":"Proceedings of the Royal Society of London. Series B: Biological Sciences","DOI":"10.1098/rspb.2001.1825","issue":"1485","note":"publisher: Royal Society","page":"2515-2523","source":"royalsocietypublishing.org (Atypon)","title":"Ancient mitochondrial DNA and morphology elucidate an extinct island radiation of Indian Ocean giant tortoises (Cylindraspis)","volume":"268","author":[{"family":"Austin","given":"Jeremy J."},{"family":"Arnold","given":"E. N."}],"issued":{"date-parts":[["2001",12,22]]}}}],"schema":"https://github.com/citation-style-language/schema/raw/master/csl-citation.json"} </w:instrText>
      </w:r>
      <w:r w:rsidR="00A726E8" w:rsidRPr="002335F1">
        <w:rPr>
          <w:rFonts w:ascii="Times New Roman" w:hAnsi="Times New Roman" w:cs="Times New Roman"/>
        </w:rPr>
        <w:fldChar w:fldCharType="separate"/>
      </w:r>
      <w:r w:rsidR="00A27F88" w:rsidRPr="002335F1">
        <w:rPr>
          <w:rFonts w:ascii="Times New Roman" w:hAnsi="Times New Roman" w:cs="Times New Roman"/>
          <w:noProof/>
        </w:rPr>
        <w:t>(Austin and Arnold, 2001)</w:t>
      </w:r>
      <w:r w:rsidR="00A726E8" w:rsidRPr="002335F1">
        <w:rPr>
          <w:rFonts w:ascii="Times New Roman" w:hAnsi="Times New Roman" w:cs="Times New Roman"/>
        </w:rPr>
        <w:fldChar w:fldCharType="end"/>
      </w:r>
      <w:r w:rsidR="00BF6C4E" w:rsidRPr="002335F1">
        <w:rPr>
          <w:rFonts w:ascii="Times New Roman" w:hAnsi="Times New Roman" w:cs="Times New Roman"/>
        </w:rPr>
        <w:t xml:space="preserve">. For </w:t>
      </w:r>
      <w:r w:rsidR="00AF0A83" w:rsidRPr="002335F1">
        <w:rPr>
          <w:rFonts w:ascii="Times New Roman" w:hAnsi="Times New Roman" w:cs="Times New Roman"/>
        </w:rPr>
        <w:t>instance</w:t>
      </w:r>
      <w:r w:rsidR="00BF6C4E" w:rsidRPr="002335F1">
        <w:rPr>
          <w:rFonts w:ascii="Times New Roman" w:hAnsi="Times New Roman" w:cs="Times New Roman"/>
        </w:rPr>
        <w:t xml:space="preserve">, Mauritius islands were inhabited by </w:t>
      </w:r>
      <w:proofErr w:type="spellStart"/>
      <w:r w:rsidR="00D673D6" w:rsidRPr="002335F1">
        <w:rPr>
          <w:rFonts w:ascii="Times New Roman" w:hAnsi="Times New Roman" w:cs="Times New Roman"/>
          <w:i/>
          <w:iCs/>
        </w:rPr>
        <w:t>Cylindrapsis</w:t>
      </w:r>
      <w:proofErr w:type="spellEnd"/>
      <w:r w:rsidR="00D673D6" w:rsidRPr="002335F1">
        <w:rPr>
          <w:rFonts w:ascii="Times New Roman" w:hAnsi="Times New Roman" w:cs="Times New Roman"/>
          <w:i/>
          <w:iCs/>
        </w:rPr>
        <w:t xml:space="preserve"> </w:t>
      </w:r>
      <w:proofErr w:type="spellStart"/>
      <w:r w:rsidR="00D673D6" w:rsidRPr="002335F1">
        <w:rPr>
          <w:rFonts w:ascii="Times New Roman" w:hAnsi="Times New Roman" w:cs="Times New Roman"/>
          <w:i/>
          <w:iCs/>
        </w:rPr>
        <w:t>triserrata</w:t>
      </w:r>
      <w:proofErr w:type="spellEnd"/>
      <w:r w:rsidR="00D673D6" w:rsidRPr="002335F1">
        <w:rPr>
          <w:rFonts w:ascii="Times New Roman" w:hAnsi="Times New Roman" w:cs="Times New Roman"/>
          <w:i/>
          <w:iCs/>
        </w:rPr>
        <w:t xml:space="preserve"> </w:t>
      </w:r>
      <w:r w:rsidR="00D673D6" w:rsidRPr="002335F1">
        <w:rPr>
          <w:rFonts w:ascii="Times New Roman" w:hAnsi="Times New Roman" w:cs="Times New Roman"/>
          <w:iCs/>
        </w:rPr>
        <w:t xml:space="preserve">and </w:t>
      </w:r>
      <w:proofErr w:type="spellStart"/>
      <w:r w:rsidR="00D673D6" w:rsidRPr="002335F1">
        <w:rPr>
          <w:rFonts w:ascii="Times New Roman" w:hAnsi="Times New Roman" w:cs="Times New Roman"/>
          <w:i/>
          <w:iCs/>
        </w:rPr>
        <w:t>Cylindrapsis</w:t>
      </w:r>
      <w:proofErr w:type="spellEnd"/>
      <w:r w:rsidR="00D673D6" w:rsidRPr="002335F1">
        <w:rPr>
          <w:rFonts w:ascii="Times New Roman" w:hAnsi="Times New Roman" w:cs="Times New Roman"/>
          <w:i/>
          <w:iCs/>
        </w:rPr>
        <w:t xml:space="preserve"> </w:t>
      </w:r>
      <w:proofErr w:type="spellStart"/>
      <w:r w:rsidR="00D673D6" w:rsidRPr="002335F1">
        <w:rPr>
          <w:rFonts w:ascii="Times New Roman" w:hAnsi="Times New Roman" w:cs="Times New Roman"/>
          <w:i/>
          <w:iCs/>
        </w:rPr>
        <w:t>inepta</w:t>
      </w:r>
      <w:proofErr w:type="spellEnd"/>
      <w:r w:rsidR="00D673D6" w:rsidRPr="002335F1">
        <w:rPr>
          <w:rFonts w:ascii="Times New Roman" w:hAnsi="Times New Roman" w:cs="Times New Roman"/>
          <w:iCs/>
        </w:rPr>
        <w:t>,</w:t>
      </w:r>
      <w:r w:rsidR="00BF6C4E" w:rsidRPr="002335F1">
        <w:rPr>
          <w:rFonts w:ascii="Times New Roman" w:hAnsi="Times New Roman" w:cs="Times New Roman"/>
        </w:rPr>
        <w:t xml:space="preserve"> </w:t>
      </w:r>
      <w:r w:rsidR="00AF0A83" w:rsidRPr="002335F1">
        <w:rPr>
          <w:rFonts w:ascii="Times New Roman" w:hAnsi="Times New Roman" w:cs="Times New Roman"/>
        </w:rPr>
        <w:t>which</w:t>
      </w:r>
      <w:r w:rsidR="00BF6C4E" w:rsidRPr="002335F1">
        <w:rPr>
          <w:rFonts w:ascii="Times New Roman" w:hAnsi="Times New Roman" w:cs="Times New Roman"/>
        </w:rPr>
        <w:t xml:space="preserve"> were the largest native fruit-eaters, weighing around 100 kg. However, after its human-driven extinction, the Mauritian fruit bat (</w:t>
      </w:r>
      <w:r w:rsidR="00BF6C4E" w:rsidRPr="002335F1">
        <w:rPr>
          <w:rFonts w:ascii="Times New Roman" w:hAnsi="Times New Roman" w:cs="Times New Roman"/>
          <w:i/>
          <w:iCs/>
        </w:rPr>
        <w:t xml:space="preserve">Pteropus </w:t>
      </w:r>
      <w:proofErr w:type="spellStart"/>
      <w:r w:rsidR="00BF6C4E" w:rsidRPr="002335F1">
        <w:rPr>
          <w:rFonts w:ascii="Times New Roman" w:hAnsi="Times New Roman" w:cs="Times New Roman"/>
          <w:i/>
          <w:iCs/>
        </w:rPr>
        <w:t>niger</w:t>
      </w:r>
      <w:proofErr w:type="spellEnd"/>
      <w:r w:rsidR="00BF6C4E" w:rsidRPr="002335F1">
        <w:rPr>
          <w:rFonts w:ascii="Times New Roman" w:hAnsi="Times New Roman" w:cs="Times New Roman"/>
        </w:rPr>
        <w:t>), which weigh</w:t>
      </w:r>
      <w:r w:rsidR="00F7194A" w:rsidRPr="002335F1">
        <w:rPr>
          <w:rFonts w:ascii="Times New Roman" w:hAnsi="Times New Roman" w:cs="Times New Roman"/>
        </w:rPr>
        <w:t>t</w:t>
      </w:r>
      <w:r w:rsidR="00BF6C4E" w:rsidRPr="002335F1">
        <w:rPr>
          <w:rFonts w:ascii="Times New Roman" w:hAnsi="Times New Roman" w:cs="Times New Roman"/>
        </w:rPr>
        <w:t xml:space="preserve"> only 0.54 kg, was the largest frugivore standing on the island</w:t>
      </w:r>
      <w:r w:rsidR="000F211A" w:rsidRPr="002335F1">
        <w:rPr>
          <w:rFonts w:ascii="Times New Roman" w:hAnsi="Times New Roman" w:cs="Times New Roman"/>
        </w:rPr>
        <w:t xml:space="preserve"> </w:t>
      </w:r>
      <w:r w:rsidR="000F211A" w:rsidRPr="002335F1">
        <w:rPr>
          <w:rFonts w:ascii="Times New Roman" w:hAnsi="Times New Roman" w:cs="Times New Roman"/>
        </w:rPr>
        <w:fldChar w:fldCharType="begin"/>
      </w:r>
      <w:r w:rsidR="000F211A" w:rsidRPr="002335F1">
        <w:rPr>
          <w:rFonts w:ascii="Times New Roman" w:hAnsi="Times New Roman" w:cs="Times New Roman"/>
        </w:rPr>
        <w:instrText xml:space="preserve"> ADDIN ZOTERO_ITEM CSL_CITATION {"citationID":"zeanFNAw","properties":{"formattedCitation":"(Heinen et al., 2023)","plainCitation":"(Heinen et al., 2023)","noteIndex":0},"citationItems":[{"id":4650,"uris":["http://zotero.org/users/11161907/items/UX7VDLMB"],"itemData":{"id":4650,"type":"article-journal","abstract":"Insular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K."}],"issued":{"date-parts":[["2023",2,23]]}}}],"schema":"https://github.com/citation-style-language/schema/raw/master/csl-citation.json"} </w:instrText>
      </w:r>
      <w:r w:rsidR="000F211A" w:rsidRPr="002335F1">
        <w:rPr>
          <w:rFonts w:ascii="Times New Roman" w:hAnsi="Times New Roman" w:cs="Times New Roman"/>
        </w:rPr>
        <w:fldChar w:fldCharType="separate"/>
      </w:r>
      <w:r w:rsidR="000F211A" w:rsidRPr="002335F1">
        <w:rPr>
          <w:rFonts w:ascii="Times New Roman" w:hAnsi="Times New Roman" w:cs="Times New Roman"/>
          <w:noProof/>
        </w:rPr>
        <w:t>(Heinen et al., 2023)</w:t>
      </w:r>
      <w:r w:rsidR="000F211A" w:rsidRPr="002335F1">
        <w:rPr>
          <w:rFonts w:ascii="Times New Roman" w:hAnsi="Times New Roman" w:cs="Times New Roman"/>
        </w:rPr>
        <w:fldChar w:fldCharType="end"/>
      </w:r>
      <w:r w:rsidR="00BF6C4E" w:rsidRPr="002335F1">
        <w:rPr>
          <w:rFonts w:ascii="Times New Roman" w:hAnsi="Times New Roman" w:cs="Times New Roman"/>
        </w:rPr>
        <w:t>. This drastic extinction, representing a loss in body size of the largest frugivore of about 185 times, has prompted a significant ecological imbalance</w:t>
      </w:r>
      <w:r w:rsidR="00BC3768" w:rsidRPr="002335F1">
        <w:rPr>
          <w:rFonts w:ascii="Times New Roman" w:hAnsi="Times New Roman" w:cs="Times New Roman"/>
        </w:rPr>
        <w:t xml:space="preserve"> </w:t>
      </w:r>
      <w:r w:rsidR="00A27F88" w:rsidRPr="002335F1">
        <w:rPr>
          <w:rFonts w:ascii="Times New Roman" w:hAnsi="Times New Roman" w:cs="Times New Roman"/>
        </w:rPr>
        <w:fldChar w:fldCharType="begin"/>
      </w:r>
      <w:r w:rsidR="000F211A" w:rsidRPr="002335F1">
        <w:rPr>
          <w:rFonts w:ascii="Times New Roman" w:hAnsi="Times New Roman" w:cs="Times New Roman"/>
        </w:rPr>
        <w:instrText xml:space="preserve"> ADDIN ZOTERO_ITEM CSL_CITATION {"citationID":"BV2QZdtI","properties":{"formattedCitation":"(Heinen et al., 2023; Kehlmaier et al., 2019)","plainCitation":"(Heinen et al., 2023; Kehlmaier et al., 2019)","noteIndex":0},"citationItems":[{"id":4650,"uris":["http://zotero.org/users/11161907/items/UX7VDLMB"],"itemData":{"id":4650,"type":"article-journal","abstract":"Insular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K."}],"issued":{"date-parts":[["2023",2,23]]}}},{"id":4543,"uris":["http://zotero.org/users/11161907/items/H4BL9384"],"itemData":{"id":4543,"type":"article-journal","abstract":"The five extinct giant tortoises of the genus Cylindraspis belong to the most iconic species of the enigmatic fauna of the Mascarene Islands that went largely extinct after the discovery of the islands. To resolve the phylogeny and biogeography of Cylindraspis, we analysed a data set of 45 mitogenomes that includes all lineages of extant tortoises and eight near-complete sequences of all Mascarene species extracted from historic and subfossil material. Cylindraspis is an ancient lineage that diverged as early as the late Eocene. Diversification of Cylindraspis commenced in the mid-Oligocene, long before the formation of the Mascarene Islands. This rejects any notion suggesting that the group either arrived from nearby or distant continents over the course of the last millions of years or had even been translocated to the islands by humans. Instead, Cylindraspis likely originated on now submerged islands of the Réunion Hotspot and utilized these to island hop to reach the Mascarenes. The final diversification took place both before and after the arrival on the Mascarenes. With Cylindraspis a deeply divergent clade of tortoises became extinct that evolved long before the dodo or the Rodrigues solitaire, two other charismatic species of the lost Mascarene fauna.","container-title":"Scientific Reports","DOI":"10.1038/s41598-019-54019-y","ISSN":"2045-2322","issue":"1","journalAbbreviation":"Sci Rep","language":"en","license":"2019 The Author(s)","note":"publisher: Nature Publishing Group","page":"17487","source":"www.nature.com","title":"Ancient mitogenomics clarifies radiation of extinct Mascarene giant tortoises (Cylindraspis spp.)","volume":"9","author":[{"family":"Kehlmaier","given":"Christian"},{"family":"Graciá","given":"Eva"},{"family":"Campbell","given":"Patrick D."},{"family":"Hofmeyr","given":"Margaretha D."},{"family":"Schweiger","given":"Silke"},{"family":"Martínez-Silvestre","given":"Albert"},{"family":"Joyce","given":"Walter"},{"family":"Fritz","given":"Uwe"}],"issued":{"date-parts":[["2019",11,25]]}}}],"schema":"https://github.com/citation-style-language/schema/raw/master/csl-citation.json"} </w:instrText>
      </w:r>
      <w:r w:rsidR="00A27F88" w:rsidRPr="002335F1">
        <w:rPr>
          <w:rFonts w:ascii="Times New Roman" w:hAnsi="Times New Roman" w:cs="Times New Roman"/>
        </w:rPr>
        <w:fldChar w:fldCharType="separate"/>
      </w:r>
      <w:r w:rsidR="000F211A" w:rsidRPr="002335F1">
        <w:rPr>
          <w:rFonts w:ascii="Times New Roman" w:hAnsi="Times New Roman" w:cs="Times New Roman"/>
          <w:noProof/>
        </w:rPr>
        <w:t>(Heinen et al., 2023; Kehlmaier et al., 2019)</w:t>
      </w:r>
      <w:r w:rsidR="00A27F88" w:rsidRPr="002335F1">
        <w:rPr>
          <w:rFonts w:ascii="Times New Roman" w:hAnsi="Times New Roman" w:cs="Times New Roman"/>
        </w:rPr>
        <w:fldChar w:fldCharType="end"/>
      </w:r>
      <w:r w:rsidR="00AF0A83" w:rsidRPr="002335F1">
        <w:rPr>
          <w:rFonts w:ascii="Times New Roman" w:hAnsi="Times New Roman" w:cs="Times New Roman"/>
        </w:rPr>
        <w:t xml:space="preserve"> and</w:t>
      </w:r>
      <w:ins w:id="39" w:author="Iago Ferreiro" w:date="2024-12-06T11:13:00Z">
        <w:r w:rsidR="00E837EA">
          <w:rPr>
            <w:rFonts w:ascii="Times New Roman" w:hAnsi="Times New Roman" w:cs="Times New Roman"/>
          </w:rPr>
          <w:t xml:space="preserve"> have</w:t>
        </w:r>
      </w:ins>
      <w:r w:rsidR="00BC3768" w:rsidRPr="002335F1">
        <w:rPr>
          <w:rFonts w:ascii="Times New Roman" w:hAnsi="Times New Roman" w:cs="Times New Roman"/>
        </w:rPr>
        <w:t xml:space="preserve"> raise</w:t>
      </w:r>
      <w:r w:rsidR="00B609FB" w:rsidRPr="002335F1">
        <w:rPr>
          <w:rFonts w:ascii="Times New Roman" w:hAnsi="Times New Roman" w:cs="Times New Roman"/>
        </w:rPr>
        <w:t>d</w:t>
      </w:r>
      <w:r w:rsidR="00BC3768" w:rsidRPr="002335F1">
        <w:rPr>
          <w:rFonts w:ascii="Times New Roman" w:hAnsi="Times New Roman" w:cs="Times New Roman"/>
        </w:rPr>
        <w:t xml:space="preserve"> the question of whether it is feasible to restore the benefits of historical </w:t>
      </w:r>
      <w:r w:rsidR="00B609FB" w:rsidRPr="002335F1">
        <w:rPr>
          <w:rFonts w:ascii="Times New Roman" w:hAnsi="Times New Roman" w:cs="Times New Roman"/>
        </w:rPr>
        <w:t>tortoise-plant</w:t>
      </w:r>
      <w:r w:rsidR="00BC3768" w:rsidRPr="002335F1">
        <w:rPr>
          <w:rFonts w:ascii="Times New Roman" w:hAnsi="Times New Roman" w:cs="Times New Roman"/>
        </w:rPr>
        <w:t xml:space="preserve"> interactions lost due to human-driven extinctions</w:t>
      </w:r>
      <w:r w:rsidR="00F23D0C">
        <w:rPr>
          <w:rFonts w:ascii="Times New Roman" w:hAnsi="Times New Roman" w:cs="Times New Roman"/>
        </w:rPr>
        <w:t xml:space="preserve"> </w:t>
      </w:r>
      <w:r w:rsidR="00A27F88" w:rsidRPr="002335F1">
        <w:rPr>
          <w:rFonts w:ascii="Times New Roman" w:hAnsi="Times New Roman" w:cs="Times New Roman"/>
        </w:rPr>
        <w:fldChar w:fldCharType="begin"/>
      </w:r>
      <w:r w:rsidR="00F23D0C">
        <w:rPr>
          <w:rFonts w:ascii="Times New Roman" w:hAnsi="Times New Roman" w:cs="Times New Roman"/>
        </w:rPr>
        <w:instrText xml:space="preserve"> ADDIN ZOTERO_ITEM CSL_CITATION {"citationID":"HdXZJPtN","properties":{"formattedCitation":"(Hansen, 2015; Hansen et al., 2010)","plainCitation":"(Hansen, 2015; Hansen et al., 2010)","noteIndex":0},"citationItems":[{"id":4521,"uris":["http://zotero.org/users/11161907/items/QGU4XIB7"],"itemData":{"id":4521,"type":"article-journal","abstract":"There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M."}],"issued":{"date-parts":[["2015",1,1]]}}},{"id":4524,"uris":["http://zotero.org/users/11161907/items/ERRQ28R6"],"itemData":{"id":4524,"type":"article-journal","abstract":"Starting in the late 1970s, ecologists began unraveling the role of recently extinct large vertebrates in evolutionary ecology and ecosystem dynamics. Three decades later, practitioners are now considering the role of ecological history in conservation practice, and some have called for restoring missing ecological functions and evolutionary potential using taxon substitutes – extant, functionally similar taxa – to replace extinct species. This pro-active approach to biodiversity conservation has proved controversial. Yet, rewilding with taxon substitutes, or ecological analogues, is now being integrated into conservation and restoration programmes around the world. Empirical evidence is emerging that illustrates how taxon substitutions can restore missing ecological functions and evolutionary potential. However, a major roadblock to a broader evaluation and application of taxon substitution is the lack of practical guidelines within which they should be conducted. While the International Union for Conservation of Nature's reintroduction guidelines are an obvious choice, they are unsuitable in their current form. We recommend necessary amendments to these guidelines to explicitly address taxon substitutions. A second impediment to empirical evaluations of rewilding with taxon substitutions is the sheer scale of some proposed projects; the majority involves large mammals over large areas. We present and discuss evidence that large and giant tortoises (family Testudinidae) are a useful model to rapidly provide empirical assessments of the use of taxon substitutes on a comparatively smaller scale. Worldwide, at least 36 species of large and giant tortoises went extinct since the late Pleistocene, leaving 32 extant species. We examine the latent conservation potential, benefits, and risks of using tortoise taxon substitutes as a strategy for restoring dysfunctional ecosystems. We highlight how, especially on islands, conservation practitioners are starting to employ extant large tortoises in ecosystems to replace extinct tortoises that once played keystone roles.","container-title":"Ecography","DOI":"10.1111/j.1600-0587.2010.06305.x","ISSN":"1600-0587","issue":"2","language":"en","license":"© 2010 The Authors","note":"_eprint: https://onlinelibrary.wiley.com/doi/pdf/10.1111/j.1600-0587.2010.06305.x","page":"272-284","source":"Wiley Online Library","title":"Ecological history and latent conservation potential: large and giant tortoises as a model for taxon substitutions","title-short":"Ecological history and latent conservation potential","volume":"33","author":[{"family":"Hansen","given":"Dennis M."},{"family":"Donlan","given":"C. Josh"},{"family":"Griffiths","given":"Christine J."},{"family":"Campbell","given":"Karl J."}],"issued":{"date-parts":[["2010"]]}}}],"schema":"https://github.com/citation-style-language/schema/raw/master/csl-citation.json"} </w:instrText>
      </w:r>
      <w:r w:rsidR="00A27F88" w:rsidRPr="002335F1">
        <w:rPr>
          <w:rFonts w:ascii="Times New Roman" w:hAnsi="Times New Roman" w:cs="Times New Roman"/>
        </w:rPr>
        <w:fldChar w:fldCharType="separate"/>
      </w:r>
      <w:r w:rsidR="00F23D0C">
        <w:rPr>
          <w:rFonts w:ascii="Times New Roman" w:hAnsi="Times New Roman" w:cs="Times New Roman"/>
          <w:noProof/>
        </w:rPr>
        <w:t>(Hansen, 2015; Hansen et al., 2010)</w:t>
      </w:r>
      <w:r w:rsidR="00A27F88" w:rsidRPr="002335F1">
        <w:rPr>
          <w:rFonts w:ascii="Times New Roman" w:hAnsi="Times New Roman" w:cs="Times New Roman"/>
        </w:rPr>
        <w:fldChar w:fldCharType="end"/>
      </w:r>
      <w:r w:rsidR="00BC3768" w:rsidRPr="002335F1">
        <w:rPr>
          <w:rFonts w:ascii="Times New Roman" w:hAnsi="Times New Roman" w:cs="Times New Roman"/>
        </w:rPr>
        <w:t xml:space="preserve">. </w:t>
      </w:r>
    </w:p>
    <w:p w14:paraId="4432BF33" w14:textId="54532467" w:rsidR="00B609FB" w:rsidRPr="002335F1" w:rsidRDefault="002513BF"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Nonetheless, two potential drawbacks must be considered. On one hand, the large size and generalist diet of these species could make tortoises significant dispersers of </w:t>
      </w:r>
      <w:r w:rsidRPr="002335F1">
        <w:rPr>
          <w:rFonts w:ascii="Times New Roman" w:hAnsi="Times New Roman" w:cs="Times New Roman"/>
        </w:rPr>
        <w:lastRenderedPageBreak/>
        <w:t xml:space="preserve">introduced plants, potentially threatening native species in sensitive ecosystems </w:t>
      </w:r>
      <w:r w:rsidR="00E451CB" w:rsidRPr="002335F1">
        <w:rPr>
          <w:rFonts w:ascii="Times New Roman" w:hAnsi="Times New Roman" w:cs="Times New Roman"/>
        </w:rPr>
        <w:fldChar w:fldCharType="begin"/>
      </w:r>
      <w:r w:rsidR="005C72FE" w:rsidRPr="002335F1">
        <w:rPr>
          <w:rFonts w:ascii="Times New Roman" w:hAnsi="Times New Roman" w:cs="Times New Roman"/>
        </w:rPr>
        <w:instrText xml:space="preserve"> ADDIN ZOTERO_ITEM CSL_CITATION {"citationID":"5aFF0le8","properties":{"formattedCitation":"(Waibel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E451CB" w:rsidRPr="002335F1">
        <w:rPr>
          <w:rFonts w:ascii="Times New Roman" w:hAnsi="Times New Roman" w:cs="Times New Roman"/>
        </w:rPr>
        <w:fldChar w:fldCharType="separate"/>
      </w:r>
      <w:r w:rsidR="005C72FE" w:rsidRPr="002335F1">
        <w:rPr>
          <w:rFonts w:ascii="Times New Roman" w:hAnsi="Times New Roman" w:cs="Times New Roman"/>
          <w:noProof/>
        </w:rPr>
        <w:t>(Waibel et al., 2013)</w:t>
      </w:r>
      <w:r w:rsidR="00E451CB" w:rsidRPr="002335F1">
        <w:rPr>
          <w:rFonts w:ascii="Times New Roman" w:hAnsi="Times New Roman" w:cs="Times New Roman"/>
        </w:rPr>
        <w:fldChar w:fldCharType="end"/>
      </w:r>
      <w:r w:rsidR="00E451CB" w:rsidRPr="002335F1">
        <w:rPr>
          <w:rFonts w:ascii="Times New Roman" w:hAnsi="Times New Roman" w:cs="Times New Roman"/>
        </w:rPr>
        <w:t>.</w:t>
      </w:r>
      <w:r w:rsidR="005C72FE" w:rsidRPr="002335F1">
        <w:rPr>
          <w:rFonts w:ascii="Times New Roman" w:hAnsi="Times New Roman" w:cs="Times New Roman"/>
        </w:rPr>
        <w:t xml:space="preserve"> </w:t>
      </w:r>
      <w:r w:rsidR="00BC3768" w:rsidRPr="002335F1">
        <w:rPr>
          <w:rFonts w:ascii="Times New Roman" w:hAnsi="Times New Roman" w:cs="Times New Roman"/>
        </w:rPr>
        <w:t xml:space="preserve">On the other hand, a concern associated with these introductions is the potential </w:t>
      </w:r>
      <w:r w:rsidRPr="002335F1">
        <w:rPr>
          <w:rFonts w:ascii="Times New Roman" w:hAnsi="Times New Roman" w:cs="Times New Roman"/>
        </w:rPr>
        <w:t>for habitat degradation</w:t>
      </w:r>
      <w:r w:rsidR="00BC3768" w:rsidRPr="002335F1">
        <w:rPr>
          <w:rFonts w:ascii="Times New Roman" w:hAnsi="Times New Roman" w:cs="Times New Roman"/>
        </w:rPr>
        <w:t xml:space="preserve">, counteracting the </w:t>
      </w:r>
      <w:r w:rsidRPr="002335F1">
        <w:rPr>
          <w:rFonts w:ascii="Times New Roman" w:hAnsi="Times New Roman" w:cs="Times New Roman"/>
        </w:rPr>
        <w:t xml:space="preserve">conservation </w:t>
      </w:r>
      <w:r w:rsidR="00BC3768" w:rsidRPr="002335F1">
        <w:rPr>
          <w:rFonts w:ascii="Times New Roman" w:hAnsi="Times New Roman" w:cs="Times New Roman"/>
        </w:rPr>
        <w:t xml:space="preserve">objectives of these programs </w:t>
      </w:r>
      <w:r w:rsidR="00A27F88" w:rsidRPr="002335F1">
        <w:rPr>
          <w:rFonts w:ascii="Times New Roman" w:hAnsi="Times New Roman" w:cs="Times New Roman"/>
        </w:rPr>
        <w:fldChar w:fldCharType="begin"/>
      </w:r>
      <w:r w:rsidR="00A27F88" w:rsidRPr="002335F1">
        <w:rPr>
          <w:rFonts w:ascii="Times New Roman" w:hAnsi="Times New Roman" w:cs="Times New Roman"/>
        </w:rPr>
        <w:instrText xml:space="preserve"> ADDIN ZOTERO_ITEM CSL_CITATION {"citationID":"fajfjIC9","properties":{"formattedCitation":"(Waibel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A27F88" w:rsidRPr="002335F1">
        <w:rPr>
          <w:rFonts w:ascii="Times New Roman" w:hAnsi="Times New Roman" w:cs="Times New Roman"/>
        </w:rPr>
        <w:fldChar w:fldCharType="separate"/>
      </w:r>
      <w:r w:rsidR="00A27F88" w:rsidRPr="002335F1">
        <w:rPr>
          <w:rFonts w:ascii="Times New Roman" w:hAnsi="Times New Roman" w:cs="Times New Roman"/>
          <w:noProof/>
        </w:rPr>
        <w:t>(Waibel et al., 2013)</w:t>
      </w:r>
      <w:r w:rsidR="00A27F88" w:rsidRPr="002335F1">
        <w:rPr>
          <w:rFonts w:ascii="Times New Roman" w:hAnsi="Times New Roman" w:cs="Times New Roman"/>
        </w:rPr>
        <w:fldChar w:fldCharType="end"/>
      </w:r>
      <w:r w:rsidR="00BC3768" w:rsidRPr="002335F1">
        <w:rPr>
          <w:rFonts w:ascii="Times New Roman" w:hAnsi="Times New Roman" w:cs="Times New Roman"/>
        </w:rPr>
        <w:t>. Hence, assessing the current conditions of</w:t>
      </w:r>
      <w:r w:rsidR="00E7018C">
        <w:rPr>
          <w:rFonts w:ascii="Times New Roman" w:hAnsi="Times New Roman" w:cs="Times New Roman"/>
        </w:rPr>
        <w:t xml:space="preserve"> </w:t>
      </w:r>
      <w:r w:rsidR="00BC3768" w:rsidRPr="002335F1">
        <w:rPr>
          <w:rFonts w:ascii="Times New Roman" w:hAnsi="Times New Roman" w:cs="Times New Roman"/>
        </w:rPr>
        <w:t xml:space="preserve"> </w:t>
      </w:r>
      <w:commentRangeStart w:id="40"/>
      <w:del w:id="41" w:author="Iago Ferreiro Arias" w:date="2024-11-26T12:07:00Z">
        <w:r w:rsidR="00F23D0C" w:rsidDel="00E7018C">
          <w:rPr>
            <w:rFonts w:ascii="Times New Roman" w:hAnsi="Times New Roman" w:cs="Times New Roman"/>
          </w:rPr>
          <w:delText>r</w:delText>
        </w:r>
        <w:r w:rsidR="00BC3768" w:rsidRPr="002335F1" w:rsidDel="00E7018C">
          <w:rPr>
            <w:rFonts w:ascii="Times New Roman" w:hAnsi="Times New Roman" w:cs="Times New Roman"/>
          </w:rPr>
          <w:delText>e</w:delText>
        </w:r>
      </w:del>
      <w:r w:rsidR="00BC3768" w:rsidRPr="002335F1">
        <w:rPr>
          <w:rFonts w:ascii="Times New Roman" w:hAnsi="Times New Roman" w:cs="Times New Roman"/>
        </w:rPr>
        <w:t xml:space="preserve">introductions </w:t>
      </w:r>
      <w:commentRangeStart w:id="42"/>
      <w:commentRangeEnd w:id="40"/>
      <w:r w:rsidR="00E7018C">
        <w:rPr>
          <w:rStyle w:val="CommentReference"/>
        </w:rPr>
        <w:commentReference w:id="40"/>
      </w:r>
      <w:commentRangeEnd w:id="42"/>
      <w:r w:rsidR="006F1F3A">
        <w:rPr>
          <w:rStyle w:val="CommentReference"/>
        </w:rPr>
        <w:commentReference w:id="42"/>
      </w:r>
      <w:r w:rsidR="00BC3768" w:rsidRPr="002335F1">
        <w:rPr>
          <w:rFonts w:ascii="Times New Roman" w:hAnsi="Times New Roman" w:cs="Times New Roman"/>
        </w:rPr>
        <w:t xml:space="preserve">is imperative to evaluate conservation efforts that may effectively restore ecosystems processes by rewiring </w:t>
      </w:r>
      <w:r w:rsidR="00F23D0C">
        <w:rPr>
          <w:rFonts w:ascii="Times New Roman" w:hAnsi="Times New Roman" w:cs="Times New Roman"/>
        </w:rPr>
        <w:t>ecological</w:t>
      </w:r>
      <w:r w:rsidR="00BC3768" w:rsidRPr="002335F1">
        <w:rPr>
          <w:rFonts w:ascii="Times New Roman" w:hAnsi="Times New Roman" w:cs="Times New Roman"/>
        </w:rPr>
        <w:t xml:space="preserve"> interactions. </w:t>
      </w:r>
      <w:r w:rsidR="00DD0ED5" w:rsidRPr="002335F1">
        <w:rPr>
          <w:rFonts w:ascii="Times New Roman" w:hAnsi="Times New Roman" w:cs="Times New Roman"/>
        </w:rPr>
        <w:t>Exploring</w:t>
      </w:r>
      <w:r w:rsidR="00BC3768" w:rsidRPr="002335F1">
        <w:rPr>
          <w:rFonts w:ascii="Times New Roman" w:hAnsi="Times New Roman" w:cs="Times New Roman"/>
        </w:rPr>
        <w:t xml:space="preserve"> the </w:t>
      </w:r>
      <w:r w:rsidR="00D673D6" w:rsidRPr="002335F1">
        <w:rPr>
          <w:rFonts w:ascii="Times New Roman" w:hAnsi="Times New Roman" w:cs="Times New Roman"/>
        </w:rPr>
        <w:t>dietary behaviour patterns</w:t>
      </w:r>
      <w:r w:rsidR="00BC3768" w:rsidRPr="002335F1">
        <w:rPr>
          <w:rFonts w:ascii="Times New Roman" w:hAnsi="Times New Roman" w:cs="Times New Roman"/>
        </w:rPr>
        <w:t xml:space="preserve"> of key</w:t>
      </w:r>
      <w:r w:rsidR="00F23D0C">
        <w:rPr>
          <w:rFonts w:ascii="Times New Roman" w:hAnsi="Times New Roman" w:cs="Times New Roman"/>
        </w:rPr>
        <w:t>stone</w:t>
      </w:r>
      <w:r w:rsidR="00BC3768" w:rsidRPr="002335F1">
        <w:rPr>
          <w:rFonts w:ascii="Times New Roman" w:hAnsi="Times New Roman" w:cs="Times New Roman"/>
        </w:rPr>
        <w:t xml:space="preserve"> species like giant tortoises is fundamental in understanding their ecological roles within insular ecosystems. For </w:t>
      </w:r>
      <w:del w:id="43" w:author="Iago Ferreiro" w:date="2024-12-06T11:14:00Z">
        <w:r w:rsidR="00BC3768" w:rsidRPr="002335F1" w:rsidDel="00E837EA">
          <w:rPr>
            <w:rFonts w:ascii="Times New Roman" w:hAnsi="Times New Roman" w:cs="Times New Roman"/>
          </w:rPr>
          <w:delText>example</w:delText>
        </w:r>
      </w:del>
      <w:ins w:id="44" w:author="Iago Ferreiro" w:date="2024-12-06T11:14:00Z">
        <w:r w:rsidR="00E837EA">
          <w:rPr>
            <w:rFonts w:ascii="Times New Roman" w:hAnsi="Times New Roman" w:cs="Times New Roman"/>
          </w:rPr>
          <w:t>instance</w:t>
        </w:r>
      </w:ins>
      <w:r w:rsidR="00BC3768" w:rsidRPr="002335F1">
        <w:rPr>
          <w:rFonts w:ascii="Times New Roman" w:hAnsi="Times New Roman" w:cs="Times New Roman"/>
        </w:rPr>
        <w:t>, the feeding behaviour</w:t>
      </w:r>
      <w:r w:rsidR="00D673D6" w:rsidRPr="002335F1">
        <w:rPr>
          <w:rFonts w:ascii="Times New Roman" w:hAnsi="Times New Roman" w:cs="Times New Roman"/>
        </w:rPr>
        <w:t xml:space="preserve"> pattern</w:t>
      </w:r>
      <w:r w:rsidR="00BC3768" w:rsidRPr="002335F1">
        <w:rPr>
          <w:rFonts w:ascii="Times New Roman" w:hAnsi="Times New Roman" w:cs="Times New Roman"/>
        </w:rPr>
        <w:t xml:space="preserve"> of Aldabra giant tortoises is known to affect plant composition through selective</w:t>
      </w:r>
      <w:r w:rsidR="00D56EA9" w:rsidRPr="002335F1">
        <w:rPr>
          <w:rFonts w:ascii="Times New Roman" w:hAnsi="Times New Roman" w:cs="Times New Roman"/>
        </w:rPr>
        <w:t xml:space="preserve"> browsing and</w:t>
      </w:r>
      <w:r w:rsidR="00BC3768" w:rsidRPr="002335F1">
        <w:rPr>
          <w:rFonts w:ascii="Times New Roman" w:hAnsi="Times New Roman" w:cs="Times New Roman"/>
        </w:rPr>
        <w:t xml:space="preserve"> grazing</w:t>
      </w:r>
      <w:r w:rsidR="000F50B4"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0F50B4" w:rsidRPr="002335F1">
        <w:rPr>
          <w:rFonts w:ascii="Times New Roman" w:hAnsi="Times New Roman" w:cs="Times New Roman"/>
        </w:rPr>
        <w:instrText xml:space="preserve"> ADDIN ZOTERO_ITEM CSL_CITATION {"citationID":"lygbKNTq","properties":{"formattedCitation":"(Griffiths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 xml:space="preserve">. </w:t>
      </w:r>
      <w:ins w:id="45" w:author="Iago Ferreiro" w:date="2024-12-06T11:14:00Z">
        <w:r w:rsidR="00E837EA">
          <w:rPr>
            <w:rFonts w:ascii="Times New Roman" w:hAnsi="Times New Roman" w:cs="Times New Roman"/>
          </w:rPr>
          <w:t>In this sense, i</w:t>
        </w:r>
      </w:ins>
      <w:del w:id="46" w:author="Iago Ferreiro" w:date="2024-12-06T11:14:00Z">
        <w:r w:rsidR="00BC3768" w:rsidRPr="002335F1" w:rsidDel="00E837EA">
          <w:rPr>
            <w:rFonts w:ascii="Times New Roman" w:hAnsi="Times New Roman" w:cs="Times New Roman"/>
          </w:rPr>
          <w:delText>I</w:delText>
        </w:r>
      </w:del>
      <w:r w:rsidR="00BC3768" w:rsidRPr="002335F1">
        <w:rPr>
          <w:rFonts w:ascii="Times New Roman" w:hAnsi="Times New Roman" w:cs="Times New Roman"/>
        </w:rPr>
        <w:t xml:space="preserve">t has been suggested that the herbivory </w:t>
      </w:r>
      <w:r w:rsidR="00DE1E51" w:rsidRPr="002335F1">
        <w:rPr>
          <w:rFonts w:ascii="Times New Roman" w:hAnsi="Times New Roman" w:cs="Times New Roman"/>
        </w:rPr>
        <w:t>defences</w:t>
      </w:r>
      <w:r w:rsidR="00BC3768" w:rsidRPr="002335F1">
        <w:rPr>
          <w:rFonts w:ascii="Times New Roman" w:hAnsi="Times New Roman" w:cs="Times New Roman"/>
        </w:rPr>
        <w:t xml:space="preserve"> in Mauritian native flora as evolutionary adaptation to tortoise grazing may turn</w:t>
      </w:r>
      <w:ins w:id="47" w:author="Iago Ferreiro" w:date="2024-12-06T11:15:00Z">
        <w:r w:rsidR="00E837EA">
          <w:rPr>
            <w:rFonts w:ascii="Times New Roman" w:hAnsi="Times New Roman" w:cs="Times New Roman"/>
          </w:rPr>
          <w:t>ed</w:t>
        </w:r>
      </w:ins>
      <w:r w:rsidR="00BC3768" w:rsidRPr="002335F1">
        <w:rPr>
          <w:rFonts w:ascii="Times New Roman" w:hAnsi="Times New Roman" w:cs="Times New Roman"/>
        </w:rPr>
        <w:t xml:space="preserve"> non-native </w:t>
      </w:r>
      <w:del w:id="48" w:author="Iago Ferreiro" w:date="2024-12-06T11:15:00Z">
        <w:r w:rsidR="00BC3768" w:rsidRPr="002335F1" w:rsidDel="00E837EA">
          <w:rPr>
            <w:rFonts w:ascii="Times New Roman" w:hAnsi="Times New Roman" w:cs="Times New Roman"/>
          </w:rPr>
          <w:delText xml:space="preserve">plants </w:delText>
        </w:r>
      </w:del>
      <w:ins w:id="49" w:author="Iago Ferreiro" w:date="2024-12-06T11:15:00Z">
        <w:r w:rsidR="00E837EA">
          <w:rPr>
            <w:rFonts w:ascii="Times New Roman" w:hAnsi="Times New Roman" w:cs="Times New Roman"/>
          </w:rPr>
          <w:t>species</w:t>
        </w:r>
        <w:r w:rsidR="00E837EA" w:rsidRPr="002335F1">
          <w:rPr>
            <w:rFonts w:ascii="Times New Roman" w:hAnsi="Times New Roman" w:cs="Times New Roman"/>
          </w:rPr>
          <w:t xml:space="preserve"> </w:t>
        </w:r>
      </w:ins>
      <w:r w:rsidR="00BC3768" w:rsidRPr="002335F1">
        <w:rPr>
          <w:rFonts w:ascii="Times New Roman" w:hAnsi="Times New Roman" w:cs="Times New Roman"/>
        </w:rPr>
        <w:t xml:space="preserve">more palatable due to the lack of such </w:t>
      </w:r>
      <w:r w:rsidR="00DE1E51" w:rsidRPr="002335F1">
        <w:rPr>
          <w:rFonts w:ascii="Times New Roman" w:hAnsi="Times New Roman" w:cs="Times New Roman"/>
        </w:rPr>
        <w:t>defences</w:t>
      </w:r>
      <w:r w:rsidR="00BC3768" w:rsidRPr="002335F1">
        <w:rPr>
          <w:rFonts w:ascii="Times New Roman" w:hAnsi="Times New Roman" w:cs="Times New Roman"/>
        </w:rPr>
        <w:t xml:space="preserve"> (</w:t>
      </w:r>
      <w:r w:rsidR="00DE1E51" w:rsidRPr="002335F1">
        <w:rPr>
          <w:rFonts w:ascii="Times New Roman" w:hAnsi="Times New Roman" w:cs="Times New Roman"/>
        </w:rPr>
        <w:t xml:space="preserve">e.g., spines or </w:t>
      </w:r>
      <w:proofErr w:type="spellStart"/>
      <w:r w:rsidR="00DE1E51" w:rsidRPr="002335F1">
        <w:rPr>
          <w:rFonts w:ascii="Times New Roman" w:hAnsi="Times New Roman" w:cs="Times New Roman"/>
        </w:rPr>
        <w:t>pubescences</w:t>
      </w:r>
      <w:proofErr w:type="spellEnd"/>
      <w:r w:rsidR="00BC3768" w:rsidRPr="002335F1">
        <w:rPr>
          <w:rFonts w:ascii="Times New Roman" w:hAnsi="Times New Roman" w:cs="Times New Roman"/>
        </w:rPr>
        <w:t xml:space="preserve">), ultimately leading to the </w:t>
      </w:r>
      <w:r w:rsidR="00DE1E51" w:rsidRPr="002335F1">
        <w:rPr>
          <w:rFonts w:ascii="Times New Roman" w:hAnsi="Times New Roman" w:cs="Times New Roman"/>
        </w:rPr>
        <w:t>control</w:t>
      </w:r>
      <w:r w:rsidR="00BC3768" w:rsidRPr="002335F1">
        <w:rPr>
          <w:rFonts w:ascii="Times New Roman" w:hAnsi="Times New Roman" w:cs="Times New Roman"/>
        </w:rPr>
        <w:t xml:space="preserve"> of </w:t>
      </w:r>
      <w:del w:id="50" w:author="Iago Ferreiro" w:date="2024-12-06T11:15:00Z">
        <w:r w:rsidR="00BC3768" w:rsidRPr="002335F1" w:rsidDel="00E837EA">
          <w:rPr>
            <w:rFonts w:ascii="Times New Roman" w:hAnsi="Times New Roman" w:cs="Times New Roman"/>
          </w:rPr>
          <w:delText xml:space="preserve">such </w:delText>
        </w:r>
      </w:del>
      <w:r w:rsidR="00BC3768" w:rsidRPr="002335F1">
        <w:rPr>
          <w:rFonts w:ascii="Times New Roman" w:hAnsi="Times New Roman" w:cs="Times New Roman"/>
        </w:rPr>
        <w:t>exotic plants</w:t>
      </w:r>
      <w:r w:rsidR="00DE1E51"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0F50B4" w:rsidRPr="002335F1">
        <w:rPr>
          <w:rFonts w:ascii="Times New Roman" w:hAnsi="Times New Roman" w:cs="Times New Roman"/>
        </w:rPr>
        <w:instrText xml:space="preserve"> ADDIN ZOTERO_ITEM CSL_CITATION {"citationID":"CVqDIGh2","properties":{"formattedCitation":"(Griffiths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w:t>
      </w:r>
      <w:r w:rsidR="00DE1E51" w:rsidRPr="002335F1">
        <w:rPr>
          <w:rFonts w:ascii="Times New Roman" w:hAnsi="Times New Roman" w:cs="Times New Roman"/>
        </w:rPr>
        <w:t xml:space="preserve"> </w:t>
      </w:r>
    </w:p>
    <w:p w14:paraId="69DDD3F4" w14:textId="4B344282" w:rsidR="00B609FB" w:rsidRPr="002335F1" w:rsidRDefault="00E837EA" w:rsidP="006B41D3">
      <w:pPr>
        <w:spacing w:before="100" w:beforeAutospacing="1" w:after="100" w:afterAutospacing="1" w:line="480" w:lineRule="auto"/>
        <w:ind w:firstLine="360"/>
        <w:jc w:val="both"/>
        <w:rPr>
          <w:rFonts w:ascii="Times New Roman" w:hAnsi="Times New Roman" w:cs="Times New Roman"/>
        </w:rPr>
      </w:pPr>
      <w:ins w:id="51" w:author="Iago Ferreiro" w:date="2024-12-06T11:15:00Z">
        <w:r>
          <w:rPr>
            <w:rFonts w:ascii="Times New Roman" w:hAnsi="Times New Roman" w:cs="Times New Roman"/>
          </w:rPr>
          <w:t>Ho</w:t>
        </w:r>
      </w:ins>
      <w:ins w:id="52" w:author="Iago Ferreiro" w:date="2024-12-06T11:16:00Z">
        <w:r>
          <w:rPr>
            <w:rFonts w:ascii="Times New Roman" w:hAnsi="Times New Roman" w:cs="Times New Roman"/>
          </w:rPr>
          <w:t>wever, during the last</w:t>
        </w:r>
      </w:ins>
      <w:del w:id="53" w:author="Iago Ferreiro" w:date="2024-12-06T11:16:00Z">
        <w:r w:rsidR="001F7711" w:rsidRPr="002335F1" w:rsidDel="00E837EA">
          <w:rPr>
            <w:rFonts w:ascii="Times New Roman" w:hAnsi="Times New Roman" w:cs="Times New Roman"/>
          </w:rPr>
          <w:delText>In recent</w:delText>
        </w:r>
      </w:del>
      <w:r w:rsidR="00B609FB" w:rsidRPr="002335F1">
        <w:rPr>
          <w:rFonts w:ascii="Times New Roman" w:hAnsi="Times New Roman" w:cs="Times New Roman"/>
        </w:rPr>
        <w:t xml:space="preserve"> decade</w:t>
      </w:r>
      <w:del w:id="54" w:author="Iago Ferreiro" w:date="2024-12-06T11:17:00Z">
        <w:r w:rsidR="00B609FB" w:rsidRPr="002335F1" w:rsidDel="00E837EA">
          <w:rPr>
            <w:rFonts w:ascii="Times New Roman" w:hAnsi="Times New Roman" w:cs="Times New Roman"/>
          </w:rPr>
          <w:delText>s</w:delText>
        </w:r>
      </w:del>
      <w:r w:rsidR="00B609FB" w:rsidRPr="002335F1">
        <w:rPr>
          <w:rFonts w:ascii="Times New Roman" w:hAnsi="Times New Roman" w:cs="Times New Roman"/>
        </w:rPr>
        <w:t xml:space="preserve">, </w:t>
      </w:r>
      <w:r w:rsidR="001F7711" w:rsidRPr="002335F1">
        <w:rPr>
          <w:rFonts w:ascii="Times New Roman" w:hAnsi="Times New Roman" w:cs="Times New Roman"/>
        </w:rPr>
        <w:t>assessing</w:t>
      </w:r>
      <w:r w:rsidR="00B609FB" w:rsidRPr="002335F1">
        <w:rPr>
          <w:rFonts w:ascii="Times New Roman" w:hAnsi="Times New Roman" w:cs="Times New Roman"/>
        </w:rPr>
        <w:t xml:space="preserve"> the diet of introduced gi</w:t>
      </w:r>
      <w:r w:rsidR="001F7711" w:rsidRPr="002335F1">
        <w:rPr>
          <w:rFonts w:ascii="Times New Roman" w:hAnsi="Times New Roman" w:cs="Times New Roman"/>
        </w:rPr>
        <w:t>ant tortoises in Seychelles has</w:t>
      </w:r>
      <w:r w:rsidR="00B609FB" w:rsidRPr="002335F1">
        <w:rPr>
          <w:rFonts w:ascii="Times New Roman" w:hAnsi="Times New Roman" w:cs="Times New Roman"/>
        </w:rPr>
        <w:t xml:space="preserve"> been hampered by small sample sizes and challenges in accurately discerning dietary items from faecal samples</w:t>
      </w:r>
      <w:r w:rsidR="006B41D3" w:rsidRPr="002335F1">
        <w:rPr>
          <w:rFonts w:ascii="Times New Roman" w:hAnsi="Times New Roman" w:cs="Times New Roman"/>
        </w:rPr>
        <w:t xml:space="preserve"> </w:t>
      </w:r>
      <w:r w:rsidR="006B41D3" w:rsidRPr="002335F1">
        <w:rPr>
          <w:rFonts w:ascii="Times New Roman" w:hAnsi="Times New Roman" w:cs="Times New Roman"/>
        </w:rPr>
        <w:fldChar w:fldCharType="begin"/>
      </w:r>
      <w:r w:rsidR="006B41D3" w:rsidRPr="002335F1">
        <w:rPr>
          <w:rFonts w:ascii="Times New Roman" w:hAnsi="Times New Roman" w:cs="Times New Roman"/>
        </w:rPr>
        <w:instrText xml:space="preserve"> ADDIN ZOTERO_ITEM CSL_CITATION {"citationID":"abHSQH55","properties":{"formattedCitation":"(Moorhouse-Gann,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6B41D3" w:rsidRPr="002335F1">
        <w:rPr>
          <w:rFonts w:ascii="Times New Roman" w:hAnsi="Times New Roman" w:cs="Times New Roman"/>
        </w:rPr>
        <w:fldChar w:fldCharType="separate"/>
      </w:r>
      <w:r w:rsidR="006B41D3" w:rsidRPr="002335F1">
        <w:rPr>
          <w:rFonts w:ascii="Times New Roman" w:hAnsi="Times New Roman" w:cs="Times New Roman"/>
          <w:noProof/>
        </w:rPr>
        <w:t>(Moorhouse-Gann, 2017)</w:t>
      </w:r>
      <w:r w:rsidR="006B41D3" w:rsidRPr="002335F1">
        <w:rPr>
          <w:rFonts w:ascii="Times New Roman" w:hAnsi="Times New Roman" w:cs="Times New Roman"/>
        </w:rPr>
        <w:fldChar w:fldCharType="end"/>
      </w:r>
      <w:r w:rsidR="006B41D3" w:rsidRPr="002335F1">
        <w:rPr>
          <w:rFonts w:ascii="Times New Roman" w:hAnsi="Times New Roman" w:cs="Times New Roman"/>
        </w:rPr>
        <w:t>.</w:t>
      </w:r>
      <w:r w:rsidR="000F50B4" w:rsidRPr="002335F1">
        <w:rPr>
          <w:rFonts w:ascii="Times New Roman" w:hAnsi="Times New Roman" w:cs="Times New Roman"/>
        </w:rPr>
        <w:t xml:space="preserve"> </w:t>
      </w:r>
      <w:r w:rsidR="001F7711" w:rsidRPr="002335F1">
        <w:rPr>
          <w:rFonts w:ascii="Times New Roman" w:hAnsi="Times New Roman" w:cs="Times New Roman"/>
        </w:rPr>
        <w:t>R</w:t>
      </w:r>
      <w:r w:rsidR="00B609FB" w:rsidRPr="002335F1">
        <w:rPr>
          <w:rFonts w:ascii="Times New Roman" w:hAnsi="Times New Roman" w:cs="Times New Roman"/>
        </w:rPr>
        <w:t xml:space="preserve">ecent advances in DNA metabarcoding techniques provided an invaluable opportunity to delve deeper in the feeding ecology of Aldabra giant tortoises </w:t>
      </w:r>
      <w:r w:rsidR="000F50B4" w:rsidRPr="002335F1">
        <w:rPr>
          <w:rFonts w:ascii="Times New Roman" w:hAnsi="Times New Roman" w:cs="Times New Roman"/>
        </w:rPr>
        <w:fldChar w:fldCharType="begin"/>
      </w:r>
      <w:r w:rsidR="00A3701E" w:rsidRPr="002335F1">
        <w:rPr>
          <w:rFonts w:ascii="Times New Roman" w:hAnsi="Times New Roman" w:cs="Times New Roman"/>
        </w:rPr>
        <w:instrText xml:space="preserve"> ADDIN ZOTERO_ITEM CSL_CITATION {"citationID":"LY7j9W0z","properties":{"formattedCitation":"(Moorhouse-Gann,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(Moorhouse-Gann, 2017)</w:t>
      </w:r>
      <w:r w:rsidR="000F50B4" w:rsidRPr="002335F1">
        <w:rPr>
          <w:rFonts w:ascii="Times New Roman" w:hAnsi="Times New Roman" w:cs="Times New Roman"/>
        </w:rPr>
        <w:fldChar w:fldCharType="end"/>
      </w:r>
      <w:r w:rsidR="006B41D3" w:rsidRPr="002335F1">
        <w:rPr>
          <w:rFonts w:ascii="Times New Roman" w:hAnsi="Times New Roman" w:cs="Times New Roman"/>
        </w:rPr>
        <w:t xml:space="preserve">, but </w:t>
      </w:r>
      <w:r w:rsidR="00B609FB" w:rsidRPr="002335F1">
        <w:rPr>
          <w:rFonts w:ascii="Times New Roman" w:hAnsi="Times New Roman" w:cs="Times New Roman"/>
        </w:rPr>
        <w:t>these investi</w:t>
      </w:r>
      <w:r w:rsidR="001F7711" w:rsidRPr="002335F1">
        <w:rPr>
          <w:rFonts w:ascii="Times New Roman" w:hAnsi="Times New Roman" w:cs="Times New Roman"/>
        </w:rPr>
        <w:t xml:space="preserve">gations have predominantly </w:t>
      </w:r>
      <w:r w:rsidR="00B609FB" w:rsidRPr="002335F1">
        <w:rPr>
          <w:rFonts w:ascii="Times New Roman" w:hAnsi="Times New Roman" w:cs="Times New Roman"/>
        </w:rPr>
        <w:t xml:space="preserve">focused on </w:t>
      </w:r>
      <w:r w:rsidR="00EE05A5" w:rsidRPr="002335F1">
        <w:rPr>
          <w:rFonts w:ascii="Times New Roman" w:hAnsi="Times New Roman" w:cs="Times New Roman"/>
        </w:rPr>
        <w:t>bro</w:t>
      </w:r>
      <w:r w:rsidR="00A05D16" w:rsidRPr="002335F1">
        <w:rPr>
          <w:rFonts w:ascii="Times New Roman" w:hAnsi="Times New Roman" w:cs="Times New Roman"/>
        </w:rPr>
        <w:t>w</w:t>
      </w:r>
      <w:r w:rsidR="00EE05A5" w:rsidRPr="002335F1">
        <w:rPr>
          <w:rFonts w:ascii="Times New Roman" w:hAnsi="Times New Roman" w:cs="Times New Roman"/>
        </w:rPr>
        <w:t>sing</w:t>
      </w:r>
      <w:r w:rsidR="00B609FB" w:rsidRPr="002335F1">
        <w:rPr>
          <w:rFonts w:ascii="Times New Roman" w:hAnsi="Times New Roman" w:cs="Times New Roman"/>
        </w:rPr>
        <w:t xml:space="preserve"> and grazing</w:t>
      </w:r>
      <w:r w:rsidR="001F7711" w:rsidRPr="002335F1">
        <w:rPr>
          <w:rFonts w:ascii="Times New Roman" w:hAnsi="Times New Roman" w:cs="Times New Roman"/>
        </w:rPr>
        <w:t xml:space="preserve"> behaviours</w:t>
      </w:r>
      <w:r w:rsidR="00B609FB" w:rsidRPr="002335F1">
        <w:rPr>
          <w:rFonts w:ascii="Times New Roman" w:hAnsi="Times New Roman" w:cs="Times New Roman"/>
        </w:rPr>
        <w:t xml:space="preserve"> and neglected the exploration of ecosystem services associated with seed dispersal</w:t>
      </w:r>
      <w:r w:rsidR="000F50B4" w:rsidRPr="002335F1">
        <w:rPr>
          <w:rFonts w:ascii="Times New Roman" w:hAnsi="Times New Roman" w:cs="Times New Roman"/>
        </w:rPr>
        <w:t xml:space="preserve">. </w:t>
      </w:r>
      <w:r w:rsidR="00B609FB" w:rsidRPr="002335F1">
        <w:rPr>
          <w:rFonts w:ascii="Times New Roman" w:hAnsi="Times New Roman" w:cs="Times New Roman"/>
        </w:rPr>
        <w:t xml:space="preserve">Aldabra giant tortoises </w:t>
      </w:r>
      <w:r w:rsidR="006B41D3" w:rsidRPr="002335F1">
        <w:rPr>
          <w:rFonts w:ascii="Times New Roman" w:hAnsi="Times New Roman" w:cs="Times New Roman"/>
        </w:rPr>
        <w:t>are able to</w:t>
      </w:r>
      <w:r w:rsidR="00B609FB" w:rsidRPr="002335F1">
        <w:rPr>
          <w:rFonts w:ascii="Times New Roman" w:hAnsi="Times New Roman" w:cs="Times New Roman"/>
        </w:rPr>
        <w:t xml:space="preserve"> disperse </w:t>
      </w:r>
      <w:r w:rsidR="00EE05A5" w:rsidRPr="002335F1">
        <w:rPr>
          <w:rFonts w:ascii="Times New Roman" w:hAnsi="Times New Roman" w:cs="Times New Roman"/>
        </w:rPr>
        <w:t>large-</w:t>
      </w:r>
      <w:r w:rsidR="00B609FB" w:rsidRPr="002335F1">
        <w:rPr>
          <w:rFonts w:ascii="Times New Roman" w:hAnsi="Times New Roman" w:cs="Times New Roman"/>
        </w:rPr>
        <w:t xml:space="preserve">seeded plant species and their prolonged gut retention times may compensate for their limited movement rates </w:t>
      </w:r>
      <w:r w:rsidR="000F50B4" w:rsidRPr="002335F1">
        <w:rPr>
          <w:rFonts w:ascii="Times New Roman" w:hAnsi="Times New Roman" w:cs="Times New Roman"/>
        </w:rPr>
        <w:fldChar w:fldCharType="begin"/>
      </w:r>
      <w:r w:rsidR="00475032" w:rsidRPr="002335F1">
        <w:rPr>
          <w:rFonts w:ascii="Times New Roman" w:hAnsi="Times New Roman" w:cs="Times New Roman"/>
        </w:rPr>
        <w:instrText xml:space="preserve"> ADDIN ZOTERO_ITEM CSL_CITATION {"citationID":"eB87vhcW","properties":{"formattedCitation":"(Falc\\uc0\\u243{}n et al., 2021, 2020; Griffiths et al., 2011)","plainCitation":"(Falcón et al., 2021, 2020; Griffiths et al., 2011)","noteIndex":0},"citationItems":[{"id":4602,"uris":["http://zotero.org/users/11161907/items/65D496QE"],"itemData":{"id":4602,"type":"article-journal","abstract":"Seed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G."},{"family":"Zuël","given":"Nicolas"},{"family":"Harris","given":"Stephen"}],"issued":{"date-parts":[["2011",5,10]]}}}],"schema":"https://github.com/citation-style-language/schema/raw/master/csl-citation.json"} </w:instrText>
      </w:r>
      <w:r w:rsidR="000F50B4" w:rsidRPr="002335F1">
        <w:rPr>
          <w:rFonts w:ascii="Times New Roman" w:hAnsi="Times New Roman" w:cs="Times New Roman"/>
        </w:rPr>
        <w:fldChar w:fldCharType="separate"/>
      </w:r>
      <w:r w:rsidR="00475032" w:rsidRPr="002335F1">
        <w:rPr>
          <w:rFonts w:ascii="Times New Roman" w:hAnsi="Times New Roman" w:cs="Times New Roman"/>
          <w:kern w:val="0"/>
        </w:rPr>
        <w:t>(Falcón et al., 2021, 2020; Griffiths et al., 2011)</w:t>
      </w:r>
      <w:r w:rsidR="000F50B4" w:rsidRPr="002335F1">
        <w:rPr>
          <w:rFonts w:ascii="Times New Roman" w:hAnsi="Times New Roman" w:cs="Times New Roman"/>
        </w:rPr>
        <w:fldChar w:fldCharType="end"/>
      </w:r>
      <w:r w:rsidR="00B609FB" w:rsidRPr="002335F1">
        <w:rPr>
          <w:rFonts w:ascii="Times New Roman" w:hAnsi="Times New Roman" w:cs="Times New Roman"/>
        </w:rPr>
        <w:t xml:space="preserve">, providing to the ingested seeds an opportunity to escape Jazen-Connell effects </w:t>
      </w:r>
      <w:r w:rsidR="00475032" w:rsidRPr="002335F1">
        <w:rPr>
          <w:rFonts w:ascii="Times New Roman" w:hAnsi="Times New Roman" w:cs="Times New Roman"/>
        </w:rPr>
        <w:fldChar w:fldCharType="begin"/>
      </w:r>
      <w:r w:rsidR="0029239F" w:rsidRPr="002335F1">
        <w:rPr>
          <w:rFonts w:ascii="Times New Roman" w:hAnsi="Times New Roman" w:cs="Times New Roman"/>
        </w:rPr>
        <w:instrText xml:space="preserve"> ADDIN ZOTERO_ITEM CSL_CITATION {"citationID":"lbJZ4eW4","properties":{"formattedCitation":"(Falc\\uc0\\u243{}n et al., 2021; Hansen et al., 2008)","plainCitation":"(Falcón et al., 2021;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475032" w:rsidRPr="002335F1">
        <w:rPr>
          <w:rFonts w:ascii="Times New Roman" w:hAnsi="Times New Roman" w:cs="Times New Roman"/>
        </w:rPr>
        <w:fldChar w:fldCharType="separate"/>
      </w:r>
      <w:r w:rsidR="0029239F" w:rsidRPr="002335F1">
        <w:rPr>
          <w:rFonts w:ascii="Times New Roman" w:hAnsi="Times New Roman" w:cs="Times New Roman"/>
          <w:kern w:val="0"/>
        </w:rPr>
        <w:t>(Falcón et al., 2021; Hansen et al., 2008)</w:t>
      </w:r>
      <w:r w:rsidR="00475032" w:rsidRPr="002335F1">
        <w:rPr>
          <w:rFonts w:ascii="Times New Roman" w:hAnsi="Times New Roman" w:cs="Times New Roman"/>
        </w:rPr>
        <w:fldChar w:fldCharType="end"/>
      </w:r>
      <w:r w:rsidR="00475032" w:rsidRPr="002335F1">
        <w:rPr>
          <w:rFonts w:ascii="Times New Roman" w:hAnsi="Times New Roman" w:cs="Times New Roman"/>
        </w:rPr>
        <w:t xml:space="preserve">. </w:t>
      </w:r>
      <w:r w:rsidR="00524737" w:rsidRPr="002335F1">
        <w:rPr>
          <w:rFonts w:ascii="Times New Roman" w:hAnsi="Times New Roman" w:cs="Times New Roman"/>
        </w:rPr>
        <w:t xml:space="preserve">Nevertheless, </w:t>
      </w:r>
      <w:r w:rsidR="00524737" w:rsidRPr="002335F1">
        <w:rPr>
          <w:rFonts w:ascii="Times New Roman" w:hAnsi="Times New Roman" w:cs="Times New Roman"/>
        </w:rPr>
        <w:lastRenderedPageBreak/>
        <w:t>on some</w:t>
      </w:r>
      <w:r w:rsidR="00045649" w:rsidRPr="002335F1">
        <w:rPr>
          <w:rFonts w:ascii="Times New Roman" w:hAnsi="Times New Roman" w:cs="Times New Roman"/>
        </w:rPr>
        <w:t xml:space="preserve"> islands within Seychelles archipelago,</w:t>
      </w:r>
      <w:r w:rsidR="003D3A29" w:rsidRPr="002335F1">
        <w:rPr>
          <w:rFonts w:ascii="Times New Roman" w:hAnsi="Times New Roman" w:cs="Times New Roman"/>
        </w:rPr>
        <w:t xml:space="preserve"> Aldabra giant</w:t>
      </w:r>
      <w:r w:rsidR="00045649" w:rsidRPr="002335F1">
        <w:rPr>
          <w:rFonts w:ascii="Times New Roman" w:hAnsi="Times New Roman" w:cs="Times New Roman"/>
        </w:rPr>
        <w:t xml:space="preserve"> tortoise populations are small</w:t>
      </w:r>
      <w:r w:rsidR="003D3A29" w:rsidRPr="002335F1">
        <w:rPr>
          <w:rFonts w:ascii="Times New Roman" w:hAnsi="Times New Roman" w:cs="Times New Roman"/>
        </w:rPr>
        <w:t xml:space="preserve"> </w:t>
      </w:r>
      <w:r w:rsidR="003D3A29" w:rsidRPr="002335F1">
        <w:rPr>
          <w:rFonts w:ascii="Times New Roman" w:hAnsi="Times New Roman" w:cs="Times New Roman"/>
        </w:rPr>
        <w:fldChar w:fldCharType="begin"/>
      </w:r>
      <w:r w:rsidR="00C82E0D" w:rsidRPr="002335F1">
        <w:rPr>
          <w:rFonts w:ascii="Times New Roman" w:hAnsi="Times New Roman" w:cs="Times New Roman"/>
        </w:rPr>
        <w:instrText xml:space="preserve"> ADDIN ZOTERO_ITEM CSL_CITATION {"citationID":"zuoQ1gIJ","properties":{"formattedCitation":"(Gerlach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3D3A29" w:rsidRPr="002335F1">
        <w:rPr>
          <w:rFonts w:ascii="Times New Roman" w:hAnsi="Times New Roman" w:cs="Times New Roman"/>
        </w:rPr>
        <w:fldChar w:fldCharType="separate"/>
      </w:r>
      <w:r w:rsidR="00C82E0D" w:rsidRPr="002335F1">
        <w:rPr>
          <w:rFonts w:ascii="Times New Roman" w:hAnsi="Times New Roman" w:cs="Times New Roman"/>
          <w:noProof/>
        </w:rPr>
        <w:t>(Gerlach et al., 2013)</w:t>
      </w:r>
      <w:r w:rsidR="003D3A29" w:rsidRPr="002335F1">
        <w:rPr>
          <w:rFonts w:ascii="Times New Roman" w:hAnsi="Times New Roman" w:cs="Times New Roman"/>
        </w:rPr>
        <w:fldChar w:fldCharType="end"/>
      </w:r>
      <w:r w:rsidR="00045649" w:rsidRPr="002335F1">
        <w:rPr>
          <w:rFonts w:ascii="Times New Roman" w:hAnsi="Times New Roman" w:cs="Times New Roman"/>
        </w:rPr>
        <w:t xml:space="preserve">, meaning that key ecosystem services, such as seed dispersal and browsing, are sustained by only </w:t>
      </w:r>
      <w:r w:rsidR="00C82E0D" w:rsidRPr="002335F1">
        <w:rPr>
          <w:rFonts w:ascii="Times New Roman" w:hAnsi="Times New Roman" w:cs="Times New Roman"/>
        </w:rPr>
        <w:t>few individuals</w:t>
      </w:r>
      <w:r w:rsidR="00045649" w:rsidRPr="002335F1">
        <w:rPr>
          <w:rFonts w:ascii="Times New Roman" w:hAnsi="Times New Roman" w:cs="Times New Roman"/>
        </w:rPr>
        <w:t xml:space="preserve">. </w:t>
      </w:r>
      <w:r w:rsidR="00C82E0D" w:rsidRPr="002335F1">
        <w:rPr>
          <w:rFonts w:ascii="Times New Roman" w:hAnsi="Times New Roman" w:cs="Times New Roman"/>
        </w:rPr>
        <w:t xml:space="preserve">Moreover, </w:t>
      </w:r>
      <w:r w:rsidR="00045649" w:rsidRPr="002335F1">
        <w:rPr>
          <w:rFonts w:ascii="Times New Roman" w:hAnsi="Times New Roman" w:cs="Times New Roman"/>
        </w:rPr>
        <w:t>Aldabra giant tortoises showed v</w:t>
      </w:r>
      <w:r w:rsidR="00052A7B" w:rsidRPr="002335F1">
        <w:rPr>
          <w:rFonts w:ascii="Times New Roman" w:hAnsi="Times New Roman" w:cs="Times New Roman"/>
        </w:rPr>
        <w:t>ariability in diet</w:t>
      </w:r>
      <w:r w:rsidR="00045649" w:rsidRPr="002335F1">
        <w:rPr>
          <w:rFonts w:ascii="Times New Roman" w:hAnsi="Times New Roman" w:cs="Times New Roman"/>
        </w:rPr>
        <w:t xml:space="preserve"> </w:t>
      </w:r>
      <w:r w:rsidR="00C82E0D" w:rsidRPr="002335F1">
        <w:rPr>
          <w:rFonts w:ascii="Times New Roman" w:hAnsi="Times New Roman" w:cs="Times New Roman"/>
        </w:rPr>
        <w:t>among individuals</w:t>
      </w:r>
      <w:r w:rsidR="00524737" w:rsidRPr="002335F1">
        <w:rPr>
          <w:rFonts w:ascii="Times New Roman" w:hAnsi="Times New Roman" w:cs="Times New Roman"/>
        </w:rPr>
        <w:t xml:space="preserve"> which have been</w:t>
      </w:r>
      <w:r w:rsidR="00C82E0D" w:rsidRPr="002335F1">
        <w:rPr>
          <w:rFonts w:ascii="Times New Roman" w:hAnsi="Times New Roman" w:cs="Times New Roman"/>
        </w:rPr>
        <w:t xml:space="preserve"> </w:t>
      </w:r>
      <w:r w:rsidR="00045649" w:rsidRPr="002335F1">
        <w:rPr>
          <w:rFonts w:ascii="Times New Roman" w:hAnsi="Times New Roman" w:cs="Times New Roman"/>
        </w:rPr>
        <w:t xml:space="preserve">related to </w:t>
      </w:r>
      <w:r w:rsidR="00052A7B" w:rsidRPr="002335F1">
        <w:rPr>
          <w:rFonts w:ascii="Times New Roman" w:hAnsi="Times New Roman" w:cs="Times New Roman"/>
        </w:rPr>
        <w:t>habitat preference</w:t>
      </w:r>
      <w:r w:rsidR="00045649" w:rsidRPr="002335F1">
        <w:rPr>
          <w:rFonts w:ascii="Times New Roman" w:hAnsi="Times New Roman" w:cs="Times New Roman"/>
        </w:rPr>
        <w:t xml:space="preserve">s </w:t>
      </w:r>
      <w:r w:rsidR="00052A7B" w:rsidRPr="002335F1">
        <w:rPr>
          <w:rFonts w:ascii="Times New Roman" w:hAnsi="Times New Roman" w:cs="Times New Roman"/>
        </w:rPr>
        <w:t>and body size</w:t>
      </w:r>
      <w:r w:rsidR="00C82E0D" w:rsidRPr="002335F1">
        <w:rPr>
          <w:rFonts w:ascii="Times New Roman" w:hAnsi="Times New Roman" w:cs="Times New Roman"/>
        </w:rPr>
        <w:t xml:space="preserve"> </w:t>
      </w:r>
      <w:r w:rsidR="00045649" w:rsidRPr="002335F1">
        <w:rPr>
          <w:rFonts w:ascii="Times New Roman" w:hAnsi="Times New Roman" w:cs="Times New Roman"/>
        </w:rPr>
        <w:fldChar w:fldCharType="begin"/>
      </w:r>
      <w:r w:rsidR="00045649" w:rsidRPr="002335F1">
        <w:rPr>
          <w:rFonts w:ascii="Times New Roman" w:hAnsi="Times New Roman" w:cs="Times New Roman"/>
        </w:rPr>
        <w:instrText xml:space="preserve"> ADDIN ZOTERO_ITEM CSL_CITATION {"citationID":"UxXnzvsG","properties":{"formattedCitation":"(Moorhouse-Gann, 2017; Pemberton and Gilchrist, 2009)","plainCitation":"(Moorhouse-Gann, 2017; Pemberton and Gilchrist, 2009)","noteIndex":0},"citationItems":[{"id":4555,"uris":["http://zotero.org/users/11161907/items/25RYUVX4"],"itemData":{"id":4555,"type":"thesis","abstract":"Species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4565,"uris":["http://zotero.org/users/11161907/items/JBYF2QAA"],"itemData":{"id":4565,"type":"article-journal","abstract":"This study evaluates the potential impacts of the release of the giant tortoise, Dipsochelys arnoldi, to vacant habitat within the species' presumed historic range. Five individuals (3 males and 2 females) were released in December 2006 in the isolated Grande Barbe area of Silhouette Island, Seychelles. A comprehensive vegetation survey of all plant species within feeding height of the tortoises in Grande Barbe was conducted. These data, combined with daily feeding observations, were used to calculate feeding rates and diet preferences. Tortoises were observed to have a mean diurnal active time of 257 minutes per day exhibiting a mean feeding rate of 3.86 g of plant material consumed per minute of active time. Individuals were recorded feeding on 18 of 26 recorded plant species, 9 of which were selectively foraged. Species composition of plant species ingested differed between sexes. Males selectively foraged on 6 plant species and females selectively foraged on 7 species. Only 2 plant species were selectively foraged by both sexes.","container-title":"Chelonian Conservation and Biology","DOI":"10.2744/CCB-0728.1","ISSN":"1071-8443, 1943-3956","issue":"1","journalAbbreviation":"ccab","note":"publisher: Chelonian Research Foundation and Turtle Conservancy","page":"57-65","source":"bioone.org","title":"Foraging Behavior and Diet Preferences of a Released Population of Giant Tortoises in the Seychelles","volume":"8","author":[{"family":"Pemberton","given":"John W."},{"family":"Gilchrist","given":"Jason S."}],"issued":{"date-parts":[["2009",5]]}}}],"schema":"https://github.com/citation-style-language/schema/raw/master/csl-citation.json"} </w:instrText>
      </w:r>
      <w:r w:rsidR="00045649" w:rsidRPr="002335F1">
        <w:rPr>
          <w:rFonts w:ascii="Times New Roman" w:hAnsi="Times New Roman" w:cs="Times New Roman"/>
        </w:rPr>
        <w:fldChar w:fldCharType="separate"/>
      </w:r>
      <w:r w:rsidR="00045649" w:rsidRPr="002335F1">
        <w:rPr>
          <w:rFonts w:ascii="Times New Roman" w:hAnsi="Times New Roman" w:cs="Times New Roman"/>
          <w:noProof/>
        </w:rPr>
        <w:t>(Moorhouse-Gann, 2017; Pemberton and Gilchrist, 2009)</w:t>
      </w:r>
      <w:r w:rsidR="00045649" w:rsidRPr="002335F1">
        <w:rPr>
          <w:rFonts w:ascii="Times New Roman" w:hAnsi="Times New Roman" w:cs="Times New Roman"/>
        </w:rPr>
        <w:fldChar w:fldCharType="end"/>
      </w:r>
      <w:r w:rsidR="00C82E0D" w:rsidRPr="002335F1">
        <w:rPr>
          <w:rFonts w:ascii="Times New Roman" w:hAnsi="Times New Roman" w:cs="Times New Roman"/>
        </w:rPr>
        <w:t xml:space="preserve">. </w:t>
      </w:r>
      <w:r w:rsidR="006B41D3" w:rsidRPr="002335F1">
        <w:rPr>
          <w:rFonts w:ascii="Times New Roman" w:hAnsi="Times New Roman" w:cs="Times New Roman"/>
        </w:rPr>
        <w:t>These d</w:t>
      </w:r>
      <w:r w:rsidR="00C82E0D" w:rsidRPr="002335F1">
        <w:rPr>
          <w:rFonts w:ascii="Times New Roman" w:hAnsi="Times New Roman" w:cs="Times New Roman"/>
        </w:rPr>
        <w:t xml:space="preserve">ifferences in individual preferences </w:t>
      </w:r>
      <w:r w:rsidR="00052A7B" w:rsidRPr="002335F1">
        <w:rPr>
          <w:rFonts w:ascii="Times New Roman" w:hAnsi="Times New Roman" w:cs="Times New Roman"/>
        </w:rPr>
        <w:t xml:space="preserve">may </w:t>
      </w:r>
      <w:r w:rsidR="00045649" w:rsidRPr="002335F1">
        <w:rPr>
          <w:rFonts w:ascii="Times New Roman" w:hAnsi="Times New Roman" w:cs="Times New Roman"/>
        </w:rPr>
        <w:t xml:space="preserve">ultimately </w:t>
      </w:r>
      <w:r w:rsidR="00052A7B" w:rsidRPr="002335F1">
        <w:rPr>
          <w:rFonts w:ascii="Times New Roman" w:hAnsi="Times New Roman" w:cs="Times New Roman"/>
        </w:rPr>
        <w:t xml:space="preserve">lead to </w:t>
      </w:r>
      <w:r w:rsidR="00C82E0D" w:rsidRPr="002335F1">
        <w:rPr>
          <w:rFonts w:ascii="Times New Roman" w:hAnsi="Times New Roman" w:cs="Times New Roman"/>
        </w:rPr>
        <w:t>fluctuations</w:t>
      </w:r>
      <w:r w:rsidR="00052A7B" w:rsidRPr="002335F1">
        <w:rPr>
          <w:rFonts w:ascii="Times New Roman" w:hAnsi="Times New Roman" w:cs="Times New Roman"/>
        </w:rPr>
        <w:t xml:space="preserve"> in their effectiveness as seed dispersers and</w:t>
      </w:r>
      <w:r w:rsidR="00045649" w:rsidRPr="002335F1">
        <w:rPr>
          <w:rFonts w:ascii="Times New Roman" w:hAnsi="Times New Roman" w:cs="Times New Roman"/>
        </w:rPr>
        <w:t>/or</w:t>
      </w:r>
      <w:r w:rsidR="00052A7B" w:rsidRPr="002335F1">
        <w:rPr>
          <w:rFonts w:ascii="Times New Roman" w:hAnsi="Times New Roman" w:cs="Times New Roman"/>
        </w:rPr>
        <w:t xml:space="preserve"> browsers</w:t>
      </w:r>
      <w:r w:rsidR="00C82E0D" w:rsidRPr="002335F1">
        <w:rPr>
          <w:rFonts w:ascii="Times New Roman" w:hAnsi="Times New Roman" w:cs="Times New Roman"/>
        </w:rPr>
        <w:t>-grazers</w:t>
      </w:r>
      <w:r w:rsidR="00052A7B" w:rsidRPr="002335F1">
        <w:rPr>
          <w:rFonts w:ascii="Times New Roman" w:hAnsi="Times New Roman" w:cs="Times New Roman"/>
        </w:rPr>
        <w:t>, impacting both mutualistic and antagonistic ecological processes.</w:t>
      </w:r>
      <w:r w:rsidR="00045649" w:rsidRPr="002335F1">
        <w:rPr>
          <w:rFonts w:ascii="Times New Roman" w:hAnsi="Times New Roman" w:cs="Times New Roman"/>
        </w:rPr>
        <w:t xml:space="preserve"> </w:t>
      </w:r>
      <w:r w:rsidR="00AF0A83" w:rsidRPr="002335F1">
        <w:rPr>
          <w:rFonts w:ascii="Times New Roman" w:eastAsia="Times New Roman" w:hAnsi="Times New Roman" w:cs="Times New Roman"/>
          <w:kern w:val="0"/>
          <w:lang w:eastAsia="es-ES_tradnl"/>
          <w14:ligatures w14:val="none"/>
        </w:rPr>
        <w:t xml:space="preserve">Nevertheless, there is a gap </w:t>
      </w:r>
      <w:r w:rsidR="00524737" w:rsidRPr="002335F1">
        <w:rPr>
          <w:rFonts w:ascii="Times New Roman" w:eastAsia="Times New Roman" w:hAnsi="Times New Roman" w:cs="Times New Roman"/>
          <w:kern w:val="0"/>
          <w:lang w:eastAsia="es-ES_tradnl"/>
          <w14:ligatures w14:val="none"/>
        </w:rPr>
        <w:t xml:space="preserve">in the </w:t>
      </w:r>
      <w:r w:rsidR="00AF0A83" w:rsidRPr="002335F1">
        <w:rPr>
          <w:rFonts w:ascii="Times New Roman" w:eastAsia="Times New Roman" w:hAnsi="Times New Roman" w:cs="Times New Roman"/>
          <w:kern w:val="0"/>
          <w:lang w:eastAsia="es-ES_tradnl"/>
          <w14:ligatures w14:val="none"/>
        </w:rPr>
        <w:t xml:space="preserve">scientific literature </w:t>
      </w:r>
      <w:r w:rsidR="00524737" w:rsidRPr="002335F1">
        <w:rPr>
          <w:rFonts w:ascii="Times New Roman" w:eastAsia="Times New Roman" w:hAnsi="Times New Roman" w:cs="Times New Roman"/>
          <w:kern w:val="0"/>
          <w:lang w:eastAsia="es-ES_tradnl"/>
          <w14:ligatures w14:val="none"/>
        </w:rPr>
        <w:t xml:space="preserve">regarding the </w:t>
      </w:r>
      <w:r w:rsidR="00685C70" w:rsidRPr="002335F1">
        <w:rPr>
          <w:rFonts w:ascii="Times New Roman" w:eastAsia="Times New Roman" w:hAnsi="Times New Roman" w:cs="Times New Roman"/>
          <w:kern w:val="0"/>
          <w:lang w:eastAsia="es-ES_tradnl"/>
          <w14:ligatures w14:val="none"/>
        </w:rPr>
        <w:t xml:space="preserve">relative </w:t>
      </w:r>
      <w:r w:rsidR="00AF0A83" w:rsidRPr="002335F1">
        <w:rPr>
          <w:rFonts w:ascii="Times New Roman" w:eastAsia="Times New Roman" w:hAnsi="Times New Roman" w:cs="Times New Roman"/>
          <w:kern w:val="0"/>
          <w:lang w:eastAsia="es-ES_tradnl"/>
          <w14:ligatures w14:val="none"/>
        </w:rPr>
        <w:t>contribution and importance</w:t>
      </w:r>
      <w:r w:rsidR="00C82E0D" w:rsidRPr="002335F1">
        <w:rPr>
          <w:rFonts w:ascii="Times New Roman" w:eastAsia="Times New Roman" w:hAnsi="Times New Roman" w:cs="Times New Roman"/>
          <w:kern w:val="0"/>
          <w:lang w:eastAsia="es-ES_tradnl"/>
          <w14:ligatures w14:val="none"/>
        </w:rPr>
        <w:t xml:space="preserve"> (i.e., ecological role)</w:t>
      </w:r>
      <w:r w:rsidR="00AF0A83" w:rsidRPr="002335F1">
        <w:rPr>
          <w:rFonts w:ascii="Times New Roman" w:eastAsia="Times New Roman" w:hAnsi="Times New Roman" w:cs="Times New Roman"/>
          <w:kern w:val="0"/>
          <w:lang w:eastAsia="es-ES_tradnl"/>
          <w14:ligatures w14:val="none"/>
        </w:rPr>
        <w:t xml:space="preserve"> of </w:t>
      </w:r>
      <w:r w:rsidR="00045649" w:rsidRPr="002335F1">
        <w:rPr>
          <w:rFonts w:ascii="Times New Roman" w:eastAsia="Times New Roman" w:hAnsi="Times New Roman" w:cs="Times New Roman"/>
          <w:kern w:val="0"/>
          <w:lang w:eastAsia="es-ES_tradnl"/>
          <w14:ligatures w14:val="none"/>
        </w:rPr>
        <w:t xml:space="preserve">different individuals </w:t>
      </w:r>
      <w:r w:rsidR="00AF0A83" w:rsidRPr="002335F1">
        <w:rPr>
          <w:rFonts w:ascii="Times New Roman" w:eastAsia="Times New Roman" w:hAnsi="Times New Roman" w:cs="Times New Roman"/>
          <w:kern w:val="0"/>
          <w:lang w:eastAsia="es-ES_tradnl"/>
          <w14:ligatures w14:val="none"/>
        </w:rPr>
        <w:t xml:space="preserve">to </w:t>
      </w:r>
      <w:r w:rsidR="00C82E0D" w:rsidRPr="002335F1">
        <w:rPr>
          <w:rFonts w:ascii="Times New Roman" w:eastAsia="Times New Roman" w:hAnsi="Times New Roman" w:cs="Times New Roman"/>
          <w:kern w:val="0"/>
          <w:lang w:eastAsia="es-ES_tradnl"/>
          <w14:ligatures w14:val="none"/>
        </w:rPr>
        <w:t>mutualistic and antagonistic</w:t>
      </w:r>
      <w:r w:rsidR="00524737" w:rsidRPr="002335F1">
        <w:rPr>
          <w:rFonts w:ascii="Times New Roman" w:eastAsia="Times New Roman" w:hAnsi="Times New Roman" w:cs="Times New Roman"/>
          <w:kern w:val="0"/>
          <w:lang w:eastAsia="es-ES_tradnl"/>
          <w14:ligatures w14:val="none"/>
        </w:rPr>
        <w:t xml:space="preserve"> ecological</w:t>
      </w:r>
      <w:r w:rsidR="00C82E0D" w:rsidRPr="002335F1">
        <w:rPr>
          <w:rFonts w:ascii="Times New Roman" w:eastAsia="Times New Roman" w:hAnsi="Times New Roman" w:cs="Times New Roman"/>
          <w:kern w:val="0"/>
          <w:lang w:eastAsia="es-ES_tradnl"/>
          <w14:ligatures w14:val="none"/>
        </w:rPr>
        <w:t xml:space="preserve"> </w:t>
      </w:r>
      <w:r w:rsidR="00AF0A83" w:rsidRPr="002335F1">
        <w:rPr>
          <w:rFonts w:ascii="Times New Roman" w:eastAsia="Times New Roman" w:hAnsi="Times New Roman" w:cs="Times New Roman"/>
          <w:kern w:val="0"/>
          <w:lang w:eastAsia="es-ES_tradnl"/>
          <w14:ligatures w14:val="none"/>
        </w:rPr>
        <w:t xml:space="preserve">services. </w:t>
      </w:r>
    </w:p>
    <w:p w14:paraId="7E191BF7" w14:textId="2B26F832" w:rsidR="00C82E0D" w:rsidRPr="002335F1" w:rsidRDefault="00B609FB" w:rsidP="00765C74">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address this research gap, we used a multifaceted approach combining both observational and </w:t>
      </w:r>
      <w:r w:rsidR="00685C70" w:rsidRPr="002335F1">
        <w:rPr>
          <w:rFonts w:ascii="Times New Roman" w:hAnsi="Times New Roman" w:cs="Times New Roman"/>
        </w:rPr>
        <w:t>genetic methodologies o</w:t>
      </w:r>
      <w:r w:rsidR="00E50205" w:rsidRPr="002335F1">
        <w:rPr>
          <w:rFonts w:ascii="Times New Roman" w:hAnsi="Times New Roman" w:cs="Times New Roman"/>
        </w:rPr>
        <w:t xml:space="preserve">n </w:t>
      </w:r>
      <w:proofErr w:type="spellStart"/>
      <w:r w:rsidR="00E50205" w:rsidRPr="002335F1">
        <w:rPr>
          <w:rFonts w:ascii="Times New Roman" w:hAnsi="Times New Roman" w:cs="Times New Roman"/>
        </w:rPr>
        <w:t>Aride</w:t>
      </w:r>
      <w:proofErr w:type="spellEnd"/>
      <w:r w:rsidR="00E50205" w:rsidRPr="002335F1">
        <w:rPr>
          <w:rFonts w:ascii="Times New Roman" w:hAnsi="Times New Roman" w:cs="Times New Roman"/>
        </w:rPr>
        <w:t xml:space="preserve"> I</w:t>
      </w:r>
      <w:r w:rsidRPr="002335F1">
        <w:rPr>
          <w:rFonts w:ascii="Times New Roman" w:hAnsi="Times New Roman" w:cs="Times New Roman"/>
        </w:rPr>
        <w:t xml:space="preserve">sland, where ten </w:t>
      </w:r>
      <w:r w:rsidR="00052A7B" w:rsidRPr="002335F1">
        <w:rPr>
          <w:rFonts w:ascii="Times New Roman" w:hAnsi="Times New Roman" w:cs="Times New Roman"/>
        </w:rPr>
        <w:t xml:space="preserve">individuals of </w:t>
      </w:r>
      <w:r w:rsidRPr="002335F1">
        <w:rPr>
          <w:rFonts w:ascii="Times New Roman" w:hAnsi="Times New Roman" w:cs="Times New Roman"/>
        </w:rPr>
        <w:t xml:space="preserve">Aldabra giant tortoises were reintroduced in 2018. </w:t>
      </w:r>
      <w:commentRangeStart w:id="55"/>
      <w:commentRangeStart w:id="56"/>
      <w:commentRangeStart w:id="57"/>
      <w:ins w:id="58" w:author="Iago Ferreiro Arias" w:date="2024-11-26T12:08:00Z">
        <w:r w:rsidR="00E7018C">
          <w:rPr>
            <w:rFonts w:ascii="Times New Roman" w:hAnsi="Times New Roman" w:cs="Times New Roman"/>
          </w:rPr>
          <w:t>This island</w:t>
        </w:r>
        <w:r w:rsidR="00E7018C" w:rsidRPr="00337B40">
          <w:rPr>
            <w:rFonts w:ascii="Times New Roman" w:hAnsi="Times New Roman" w:cs="Times New Roman"/>
          </w:rPr>
          <w:t xml:space="preserve"> hosts a simplified frugivore assemblage, including</w:t>
        </w:r>
        <w:r w:rsidR="00E7018C">
          <w:rPr>
            <w:rFonts w:ascii="Times New Roman" w:hAnsi="Times New Roman" w:cs="Times New Roman"/>
          </w:rPr>
          <w:t xml:space="preserve"> the fruit bat</w:t>
        </w:r>
        <w:r w:rsidR="00E7018C" w:rsidRPr="00337B40">
          <w:rPr>
            <w:rFonts w:ascii="Times New Roman" w:hAnsi="Times New Roman" w:cs="Times New Roman"/>
          </w:rPr>
          <w:t xml:space="preserve"> </w:t>
        </w:r>
        <w:r w:rsidR="00E7018C" w:rsidRPr="00337B40">
          <w:rPr>
            <w:rFonts w:ascii="Times New Roman" w:hAnsi="Times New Roman" w:cs="Times New Roman"/>
            <w:i/>
            <w:iCs/>
          </w:rPr>
          <w:t xml:space="preserve">Pteropus </w:t>
        </w:r>
        <w:proofErr w:type="spellStart"/>
        <w:r w:rsidR="00E7018C" w:rsidRPr="00337B40">
          <w:rPr>
            <w:rFonts w:ascii="Times New Roman" w:hAnsi="Times New Roman" w:cs="Times New Roman"/>
            <w:i/>
            <w:iCs/>
          </w:rPr>
          <w:t>seychellensis</w:t>
        </w:r>
        <w:proofErr w:type="spellEnd"/>
        <w:r w:rsidR="00E7018C" w:rsidRPr="00337B40">
          <w:rPr>
            <w:rFonts w:ascii="Times New Roman" w:hAnsi="Times New Roman" w:cs="Times New Roman"/>
          </w:rPr>
          <w:t xml:space="preserve"> (0.49 kg) and bird species like </w:t>
        </w:r>
        <w:proofErr w:type="spellStart"/>
        <w:r w:rsidR="00E7018C" w:rsidRPr="00337B40">
          <w:rPr>
            <w:rFonts w:ascii="Times New Roman" w:hAnsi="Times New Roman" w:cs="Times New Roman"/>
            <w:i/>
            <w:iCs/>
          </w:rPr>
          <w:t>Alectroenas</w:t>
        </w:r>
        <w:proofErr w:type="spellEnd"/>
        <w:r w:rsidR="00E7018C" w:rsidRPr="00337B40">
          <w:rPr>
            <w:rFonts w:ascii="Times New Roman" w:hAnsi="Times New Roman" w:cs="Times New Roman"/>
            <w:i/>
            <w:iCs/>
          </w:rPr>
          <w:t xml:space="preserve"> </w:t>
        </w:r>
        <w:proofErr w:type="spellStart"/>
        <w:r w:rsidR="00E7018C" w:rsidRPr="00337B40">
          <w:rPr>
            <w:rFonts w:ascii="Times New Roman" w:hAnsi="Times New Roman" w:cs="Times New Roman"/>
            <w:i/>
            <w:iCs/>
          </w:rPr>
          <w:t>pulcherrimus</w:t>
        </w:r>
        <w:proofErr w:type="spellEnd"/>
        <w:r w:rsidR="00E7018C">
          <w:rPr>
            <w:rFonts w:ascii="Times New Roman" w:hAnsi="Times New Roman" w:cs="Times New Roman"/>
            <w:i/>
            <w:iCs/>
          </w:rPr>
          <w:t xml:space="preserve"> </w:t>
        </w:r>
        <w:r w:rsidR="00E7018C" w:rsidRPr="00337B40">
          <w:rPr>
            <w:rFonts w:ascii="Times New Roman" w:hAnsi="Times New Roman" w:cs="Times New Roman"/>
          </w:rPr>
          <w:t>(0.1</w:t>
        </w:r>
        <w:r w:rsidR="00E7018C">
          <w:rPr>
            <w:rFonts w:ascii="Times New Roman" w:hAnsi="Times New Roman" w:cs="Times New Roman"/>
          </w:rPr>
          <w:t>7</w:t>
        </w:r>
        <w:r w:rsidR="00E7018C" w:rsidRPr="00337B40">
          <w:rPr>
            <w:rFonts w:ascii="Times New Roman" w:hAnsi="Times New Roman" w:cs="Times New Roman"/>
          </w:rPr>
          <w:t xml:space="preserve"> kg), </w:t>
        </w:r>
        <w:proofErr w:type="spellStart"/>
        <w:r w:rsidR="00E7018C" w:rsidRPr="00337B40">
          <w:rPr>
            <w:rFonts w:ascii="Times New Roman" w:hAnsi="Times New Roman" w:cs="Times New Roman"/>
            <w:i/>
            <w:iCs/>
          </w:rPr>
          <w:t>Nesoenas</w:t>
        </w:r>
        <w:proofErr w:type="spellEnd"/>
        <w:r w:rsidR="00E7018C" w:rsidRPr="00337B40">
          <w:rPr>
            <w:rFonts w:ascii="Times New Roman" w:hAnsi="Times New Roman" w:cs="Times New Roman"/>
            <w:i/>
            <w:iCs/>
          </w:rPr>
          <w:t xml:space="preserve"> </w:t>
        </w:r>
        <w:proofErr w:type="spellStart"/>
        <w:r w:rsidR="00E7018C" w:rsidRPr="00337B40">
          <w:rPr>
            <w:rFonts w:ascii="Times New Roman" w:hAnsi="Times New Roman" w:cs="Times New Roman"/>
            <w:i/>
            <w:iCs/>
          </w:rPr>
          <w:t>picturata</w:t>
        </w:r>
        <w:proofErr w:type="spellEnd"/>
        <w:r w:rsidR="00E7018C">
          <w:rPr>
            <w:rFonts w:ascii="Times New Roman" w:hAnsi="Times New Roman" w:cs="Times New Roman"/>
            <w:i/>
            <w:iCs/>
          </w:rPr>
          <w:t xml:space="preserve"> </w:t>
        </w:r>
        <w:r w:rsidR="00E7018C" w:rsidRPr="00337B40">
          <w:rPr>
            <w:rFonts w:ascii="Times New Roman" w:hAnsi="Times New Roman" w:cs="Times New Roman"/>
          </w:rPr>
          <w:t xml:space="preserve">(0.17 kg), and </w:t>
        </w:r>
        <w:proofErr w:type="spellStart"/>
        <w:r w:rsidR="00E7018C" w:rsidRPr="00337B40">
          <w:rPr>
            <w:rFonts w:ascii="Times New Roman" w:hAnsi="Times New Roman" w:cs="Times New Roman"/>
            <w:i/>
            <w:iCs/>
          </w:rPr>
          <w:t>Foudia</w:t>
        </w:r>
        <w:proofErr w:type="spellEnd"/>
        <w:r w:rsidR="00E7018C" w:rsidRPr="00337B40">
          <w:rPr>
            <w:rFonts w:ascii="Times New Roman" w:hAnsi="Times New Roman" w:cs="Times New Roman"/>
            <w:i/>
            <w:iCs/>
          </w:rPr>
          <w:t xml:space="preserve"> madagascariensis</w:t>
        </w:r>
        <w:r w:rsidR="00E7018C">
          <w:rPr>
            <w:rFonts w:ascii="Times New Roman" w:hAnsi="Times New Roman" w:cs="Times New Roman"/>
            <w:i/>
            <w:iCs/>
          </w:rPr>
          <w:t xml:space="preserve"> </w:t>
        </w:r>
        <w:r w:rsidR="00E7018C" w:rsidRPr="00337B40">
          <w:rPr>
            <w:rFonts w:ascii="Times New Roman" w:hAnsi="Times New Roman" w:cs="Times New Roman"/>
          </w:rPr>
          <w:t>(0.017 kg).</w:t>
        </w:r>
        <w:r w:rsidR="00E7018C">
          <w:rPr>
            <w:rFonts w:ascii="Times New Roman" w:hAnsi="Times New Roman" w:cs="Times New Roman"/>
          </w:rPr>
          <w:t xml:space="preserve"> Hence, o</w:t>
        </w:r>
        <w:r w:rsidR="00E7018C" w:rsidRPr="00765C74">
          <w:rPr>
            <w:rFonts w:ascii="Times New Roman" w:hAnsi="Times New Roman" w:cs="Times New Roman"/>
          </w:rPr>
          <w:t xml:space="preserve">n </w:t>
        </w:r>
        <w:proofErr w:type="spellStart"/>
        <w:r w:rsidR="00E7018C" w:rsidRPr="00765C74">
          <w:rPr>
            <w:rFonts w:ascii="Times New Roman" w:hAnsi="Times New Roman" w:cs="Times New Roman"/>
          </w:rPr>
          <w:t>Aride</w:t>
        </w:r>
        <w:proofErr w:type="spellEnd"/>
        <w:r w:rsidR="00E7018C" w:rsidRPr="00765C74">
          <w:rPr>
            <w:rFonts w:ascii="Times New Roman" w:hAnsi="Times New Roman" w:cs="Times New Roman"/>
          </w:rPr>
          <w:t xml:space="preserve"> Island, the</w:t>
        </w:r>
        <w:r w:rsidR="00E7018C">
          <w:rPr>
            <w:rFonts w:ascii="Times New Roman" w:hAnsi="Times New Roman" w:cs="Times New Roman"/>
          </w:rPr>
          <w:t>se</w:t>
        </w:r>
        <w:r w:rsidR="00E7018C" w:rsidRPr="00765C74">
          <w:rPr>
            <w:rFonts w:ascii="Times New Roman" w:hAnsi="Times New Roman" w:cs="Times New Roman"/>
          </w:rPr>
          <w:t xml:space="preserve"> reintroduced tortoises </w:t>
        </w:r>
        <w:r w:rsidR="00E7018C">
          <w:rPr>
            <w:rFonts w:ascii="Times New Roman" w:hAnsi="Times New Roman" w:cs="Times New Roman"/>
          </w:rPr>
          <w:t>fulfil</w:t>
        </w:r>
        <w:r w:rsidR="00E7018C" w:rsidRPr="00765C74">
          <w:rPr>
            <w:rFonts w:ascii="Times New Roman" w:hAnsi="Times New Roman" w:cs="Times New Roman"/>
          </w:rPr>
          <w:t xml:space="preserve"> a non-redundant ecological role as </w:t>
        </w:r>
        <w:r w:rsidR="00E7018C">
          <w:rPr>
            <w:rFonts w:ascii="Times New Roman" w:hAnsi="Times New Roman" w:cs="Times New Roman"/>
          </w:rPr>
          <w:t xml:space="preserve">the </w:t>
        </w:r>
        <w:r w:rsidR="00E7018C" w:rsidRPr="00765C74">
          <w:rPr>
            <w:rFonts w:ascii="Times New Roman" w:hAnsi="Times New Roman" w:cs="Times New Roman"/>
          </w:rPr>
          <w:t>largest frugivore</w:t>
        </w:r>
        <w:r w:rsidR="00E7018C">
          <w:rPr>
            <w:rFonts w:ascii="Times New Roman" w:hAnsi="Times New Roman" w:cs="Times New Roman"/>
          </w:rPr>
          <w:t xml:space="preserve"> </w:t>
        </w:r>
        <w:r w:rsidR="00E7018C" w:rsidRPr="00765C74">
          <w:rPr>
            <w:rFonts w:ascii="Times New Roman" w:hAnsi="Times New Roman" w:cs="Times New Roman"/>
          </w:rPr>
          <w:t>capable of dispersing large seeds and</w:t>
        </w:r>
        <w:r w:rsidR="00E7018C">
          <w:rPr>
            <w:rFonts w:ascii="Times New Roman" w:hAnsi="Times New Roman" w:cs="Times New Roman"/>
          </w:rPr>
          <w:t xml:space="preserve"> </w:t>
        </w:r>
        <w:r w:rsidR="00E7018C" w:rsidRPr="00765C74">
          <w:rPr>
            <w:rFonts w:ascii="Times New Roman" w:hAnsi="Times New Roman" w:cs="Times New Roman"/>
          </w:rPr>
          <w:t xml:space="preserve">the sole </w:t>
        </w:r>
      </w:ins>
      <w:ins w:id="59" w:author="Iago Ferreiro Arias" w:date="2024-11-26T20:15:00Z">
        <w:r w:rsidR="003C709D" w:rsidRPr="003C709D">
          <w:rPr>
            <w:rFonts w:ascii="Times New Roman" w:hAnsi="Times New Roman" w:cs="Times New Roman"/>
            <w:color w:val="FF0000"/>
            <w:rPrChange w:id="60" w:author="Iago Ferreiro Arias" w:date="2024-11-26T20:15:00Z">
              <w:rPr>
                <w:rFonts w:ascii="Times New Roman" w:hAnsi="Times New Roman" w:cs="Times New Roman"/>
              </w:rPr>
            </w:rPrChange>
          </w:rPr>
          <w:t>browser-grazer</w:t>
        </w:r>
      </w:ins>
      <w:ins w:id="61" w:author="Iago Ferreiro Arias" w:date="2024-11-26T12:08:00Z">
        <w:r w:rsidR="00E7018C" w:rsidRPr="003C709D">
          <w:rPr>
            <w:rFonts w:ascii="Times New Roman" w:hAnsi="Times New Roman" w:cs="Times New Roman"/>
            <w:color w:val="FF0000"/>
            <w:rPrChange w:id="62" w:author="Iago Ferreiro Arias" w:date="2024-11-26T20:15:00Z">
              <w:rPr>
                <w:rFonts w:ascii="Times New Roman" w:hAnsi="Times New Roman" w:cs="Times New Roman"/>
              </w:rPr>
            </w:rPrChange>
          </w:rPr>
          <w:t xml:space="preserve"> </w:t>
        </w:r>
        <w:r w:rsidR="00E7018C">
          <w:rPr>
            <w:rFonts w:ascii="Times New Roman" w:hAnsi="Times New Roman" w:cs="Times New Roman"/>
          </w:rPr>
          <w:t>on the island</w:t>
        </w:r>
      </w:ins>
      <w:commentRangeEnd w:id="55"/>
      <w:r w:rsidR="00E7018C">
        <w:rPr>
          <w:rStyle w:val="CommentReference"/>
        </w:rPr>
        <w:commentReference w:id="55"/>
      </w:r>
      <w:commentRangeEnd w:id="56"/>
      <w:r w:rsidR="006F309F">
        <w:rPr>
          <w:rStyle w:val="CommentReference"/>
        </w:rPr>
        <w:commentReference w:id="56"/>
      </w:r>
      <w:commentRangeEnd w:id="57"/>
      <w:r w:rsidR="003C709D">
        <w:rPr>
          <w:rStyle w:val="CommentReference"/>
        </w:rPr>
        <w:commentReference w:id="57"/>
      </w:r>
      <w:ins w:id="63" w:author="Iago Ferreiro Arias" w:date="2024-11-26T12:08:00Z">
        <w:r w:rsidR="00E7018C">
          <w:rPr>
            <w:rFonts w:ascii="Times New Roman" w:hAnsi="Times New Roman" w:cs="Times New Roman"/>
          </w:rPr>
          <w:t xml:space="preserve">. </w:t>
        </w:r>
      </w:ins>
      <w:r w:rsidR="00765C74">
        <w:rPr>
          <w:rFonts w:ascii="Times New Roman" w:hAnsi="Times New Roman" w:cs="Times New Roman"/>
        </w:rPr>
        <w:t>Furthermore, t</w:t>
      </w:r>
      <w:r w:rsidR="00C75517" w:rsidRPr="002335F1">
        <w:rPr>
          <w:rFonts w:ascii="Times New Roman" w:hAnsi="Times New Roman" w:cs="Times New Roman"/>
        </w:rPr>
        <w:t>he historical backdrop of commercial exploitation and coppicing with in</w:t>
      </w:r>
      <w:r w:rsidR="00E50205" w:rsidRPr="002335F1">
        <w:rPr>
          <w:rFonts w:ascii="Times New Roman" w:hAnsi="Times New Roman" w:cs="Times New Roman"/>
        </w:rPr>
        <w:t xml:space="preserve">troduced species on </w:t>
      </w:r>
      <w:proofErr w:type="spellStart"/>
      <w:r w:rsidR="00E5020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C75517" w:rsidRPr="002335F1">
        <w:rPr>
          <w:rFonts w:ascii="Times New Roman" w:hAnsi="Times New Roman" w:cs="Times New Roman"/>
        </w:rPr>
        <w:t xml:space="preserve"> highlights the urgent need for the role of Aldabra giant tortoises in restoring ecosystem services through the reestablishment of lost ecological interactions with both native and introduced plants. Despite </w:t>
      </w:r>
      <w:proofErr w:type="spellStart"/>
      <w:r w:rsidR="00C75517" w:rsidRPr="002335F1">
        <w:rPr>
          <w:rFonts w:ascii="Times New Roman" w:hAnsi="Times New Roman" w:cs="Times New Roman"/>
        </w:rPr>
        <w:t>Aride’</w:t>
      </w:r>
      <w:r w:rsidRPr="002335F1">
        <w:rPr>
          <w:rFonts w:ascii="Times New Roman" w:hAnsi="Times New Roman" w:cs="Times New Roman"/>
        </w:rPr>
        <w:t>s</w:t>
      </w:r>
      <w:proofErr w:type="spellEnd"/>
      <w:r w:rsidRPr="002335F1">
        <w:rPr>
          <w:rFonts w:ascii="Times New Roman" w:hAnsi="Times New Roman" w:cs="Times New Roman"/>
        </w:rPr>
        <w:t xml:space="preserve"> designation as a Special Reserve in 1975, remnants of these introduced plants persist, offering a unique opportunity to observe the initial stages of vegetation response to tortoise reintroduction, including the dispersal dynamics of both native and non-nat</w:t>
      </w:r>
      <w:r w:rsidR="00C75517" w:rsidRPr="002335F1">
        <w:rPr>
          <w:rFonts w:ascii="Times New Roman" w:hAnsi="Times New Roman" w:cs="Times New Roman"/>
        </w:rPr>
        <w:t>ive species. By integrating</w:t>
      </w:r>
      <w:r w:rsidRPr="002335F1">
        <w:rPr>
          <w:rFonts w:ascii="Times New Roman" w:hAnsi="Times New Roman" w:cs="Times New Roman"/>
        </w:rPr>
        <w:t xml:space="preserve"> field observations</w:t>
      </w:r>
      <w:r w:rsidR="00C75517" w:rsidRPr="002335F1">
        <w:rPr>
          <w:rFonts w:ascii="Times New Roman" w:hAnsi="Times New Roman" w:cs="Times New Roman"/>
        </w:rPr>
        <w:t>, fae</w:t>
      </w:r>
      <w:r w:rsidR="006B41D3" w:rsidRPr="002335F1">
        <w:rPr>
          <w:rFonts w:ascii="Times New Roman" w:hAnsi="Times New Roman" w:cs="Times New Roman"/>
        </w:rPr>
        <w:t>ces examination</w:t>
      </w:r>
      <w:r w:rsidR="00C75517" w:rsidRPr="002335F1">
        <w:rPr>
          <w:rFonts w:ascii="Times New Roman" w:hAnsi="Times New Roman" w:cs="Times New Roman"/>
        </w:rPr>
        <w:t xml:space="preserve">, and </w:t>
      </w:r>
      <w:r w:rsidR="00C75517" w:rsidRPr="002335F1">
        <w:rPr>
          <w:rFonts w:ascii="Times New Roman" w:hAnsi="Times New Roman" w:cs="Times New Roman"/>
        </w:rPr>
        <w:lastRenderedPageBreak/>
        <w:t>DNA metabarcoding, this study aims</w:t>
      </w:r>
      <w:r w:rsidRPr="002335F1">
        <w:rPr>
          <w:rFonts w:ascii="Times New Roman" w:hAnsi="Times New Roman" w:cs="Times New Roman"/>
        </w:rPr>
        <w:t xml:space="preserve"> to better inform evidence-based conservation and restorati</w:t>
      </w:r>
      <w:r w:rsidR="00C75517" w:rsidRPr="002335F1">
        <w:rPr>
          <w:rFonts w:ascii="Times New Roman" w:hAnsi="Times New Roman" w:cs="Times New Roman"/>
        </w:rPr>
        <w:t>on strategies by: 1) characteris</w:t>
      </w:r>
      <w:r w:rsidR="00C42F6A" w:rsidRPr="002335F1">
        <w:rPr>
          <w:rFonts w:ascii="Times New Roman" w:hAnsi="Times New Roman" w:cs="Times New Roman"/>
        </w:rPr>
        <w:t>ing</w:t>
      </w:r>
      <w:r w:rsidRPr="002335F1">
        <w:rPr>
          <w:rFonts w:ascii="Times New Roman" w:hAnsi="Times New Roman" w:cs="Times New Roman"/>
        </w:rPr>
        <w:t xml:space="preserve"> the novel antagonistic and mutualistic interaction</w:t>
      </w:r>
      <w:r w:rsidR="00765C74">
        <w:rPr>
          <w:rFonts w:ascii="Times New Roman" w:hAnsi="Times New Roman" w:cs="Times New Roman"/>
        </w:rPr>
        <w:t xml:space="preserve">s </w:t>
      </w:r>
      <w:r w:rsidRPr="002335F1">
        <w:rPr>
          <w:rFonts w:ascii="Times New Roman" w:hAnsi="Times New Roman" w:cs="Times New Roman"/>
        </w:rPr>
        <w:t xml:space="preserve">between </w:t>
      </w:r>
      <w:r w:rsidR="00C75517" w:rsidRPr="002335F1">
        <w:rPr>
          <w:rFonts w:ascii="Times New Roman" w:hAnsi="Times New Roman" w:cs="Times New Roman"/>
        </w:rPr>
        <w:t xml:space="preserve">the </w:t>
      </w:r>
      <w:proofErr w:type="spellStart"/>
      <w:r w:rsidRPr="002335F1">
        <w:rPr>
          <w:rFonts w:ascii="Times New Roman" w:hAnsi="Times New Roman" w:cs="Times New Roman"/>
        </w:rPr>
        <w:t>Aride</w:t>
      </w:r>
      <w:proofErr w:type="spellEnd"/>
      <w:r w:rsidRPr="002335F1">
        <w:rPr>
          <w:rFonts w:ascii="Times New Roman" w:hAnsi="Times New Roman" w:cs="Times New Roman"/>
        </w:rPr>
        <w:t xml:space="preserve"> </w:t>
      </w:r>
      <w:r w:rsidR="00E50205" w:rsidRPr="002335F1">
        <w:rPr>
          <w:rFonts w:ascii="Times New Roman" w:hAnsi="Times New Roman" w:cs="Times New Roman"/>
        </w:rPr>
        <w:t xml:space="preserve">Island </w:t>
      </w:r>
      <w:r w:rsidRPr="002335F1">
        <w:rPr>
          <w:rFonts w:ascii="Times New Roman" w:hAnsi="Times New Roman" w:cs="Times New Roman"/>
        </w:rPr>
        <w:t xml:space="preserve">flora and reintroduced tortoises; 2) </w:t>
      </w:r>
      <w:r w:rsidR="00C42F6A" w:rsidRPr="002335F1">
        <w:rPr>
          <w:rFonts w:ascii="Times New Roman" w:hAnsi="Times New Roman" w:cs="Times New Roman"/>
        </w:rPr>
        <w:t xml:space="preserve">exploring </w:t>
      </w:r>
      <w:r w:rsidRPr="002335F1">
        <w:rPr>
          <w:rFonts w:ascii="Times New Roman" w:hAnsi="Times New Roman" w:cs="Times New Roman"/>
        </w:rPr>
        <w:t xml:space="preserve">the </w:t>
      </w:r>
      <w:r w:rsidR="00765C74">
        <w:rPr>
          <w:rFonts w:ascii="Times New Roman" w:hAnsi="Times New Roman" w:cs="Times New Roman"/>
        </w:rPr>
        <w:t>effectiveness</w:t>
      </w:r>
      <w:r w:rsidRPr="002335F1">
        <w:rPr>
          <w:rFonts w:ascii="Times New Roman" w:hAnsi="Times New Roman" w:cs="Times New Roman"/>
        </w:rPr>
        <w:t xml:space="preserve"> role of individual tortoises </w:t>
      </w:r>
      <w:r w:rsidR="00765C74">
        <w:rPr>
          <w:rFonts w:ascii="Times New Roman" w:hAnsi="Times New Roman" w:cs="Times New Roman"/>
        </w:rPr>
        <w:t>as browsers and grazers of exotic flora and dispersers of native species</w:t>
      </w:r>
      <w:r w:rsidR="00C75517" w:rsidRPr="002335F1">
        <w:rPr>
          <w:rFonts w:ascii="Times New Roman" w:hAnsi="Times New Roman" w:cs="Times New Roman"/>
        </w:rPr>
        <w:t>; and 3)</w:t>
      </w:r>
      <w:r w:rsidR="00C42F6A" w:rsidRPr="002335F1">
        <w:rPr>
          <w:rFonts w:ascii="Times New Roman" w:hAnsi="Times New Roman" w:cs="Times New Roman"/>
        </w:rPr>
        <w:t xml:space="preserve"> describing the </w:t>
      </w:r>
      <w:r w:rsidR="00765C74">
        <w:rPr>
          <w:rFonts w:ascii="Times New Roman" w:hAnsi="Times New Roman" w:cs="Times New Roman"/>
        </w:rPr>
        <w:t>differential contributions of individuals in both antagonistic and mutualistic processes.</w:t>
      </w:r>
      <w:r w:rsidRPr="002335F1">
        <w:rPr>
          <w:rFonts w:ascii="Times New Roman" w:hAnsi="Times New Roman" w:cs="Times New Roman"/>
        </w:rPr>
        <w:t xml:space="preserve"> </w:t>
      </w:r>
    </w:p>
    <w:p w14:paraId="2452DB40" w14:textId="77777777" w:rsidR="00EE05A5" w:rsidRPr="002335F1" w:rsidRDefault="00EE05A5" w:rsidP="00EE05A5">
      <w:pPr>
        <w:spacing w:after="240"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Material and Methods</w:t>
      </w:r>
      <w:r w:rsidR="00EF6A58" w:rsidRPr="002335F1">
        <w:rPr>
          <w:rFonts w:ascii="Times New Roman" w:hAnsi="Times New Roman" w:cs="Times New Roman"/>
          <w:b/>
          <w:bCs/>
          <w:sz w:val="28"/>
          <w:szCs w:val="28"/>
        </w:rPr>
        <w:t>.</w:t>
      </w:r>
    </w:p>
    <w:p w14:paraId="19B1FE4B" w14:textId="77777777" w:rsidR="00EE05A5" w:rsidRPr="002335F1" w:rsidRDefault="00EE05A5" w:rsidP="00EE05A5">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Study area</w:t>
      </w:r>
      <w:r w:rsidR="00EF6A58" w:rsidRPr="002335F1">
        <w:rPr>
          <w:rFonts w:ascii="Times New Roman" w:hAnsi="Times New Roman" w:cs="Times New Roman"/>
          <w:i/>
          <w:iCs/>
          <w:sz w:val="28"/>
          <w:szCs w:val="28"/>
        </w:rPr>
        <w:t>.</w:t>
      </w:r>
    </w:p>
    <w:p w14:paraId="5C754721" w14:textId="24459177" w:rsidR="00EE05A5" w:rsidRPr="002335F1" w:rsidRDefault="00CE39A9" w:rsidP="00593D79">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Ten Aldabra giant tortoises </w:t>
      </w:r>
      <w:r w:rsidR="00D92117" w:rsidRPr="002335F1">
        <w:rPr>
          <w:rFonts w:ascii="Times New Roman" w:hAnsi="Times New Roman" w:cs="Times New Roman"/>
        </w:rPr>
        <w:t>(</w:t>
      </w:r>
      <w:proofErr w:type="spellStart"/>
      <w:r w:rsidR="00D92117" w:rsidRPr="002335F1">
        <w:rPr>
          <w:rFonts w:ascii="Times New Roman" w:hAnsi="Times New Roman" w:cs="Times New Roman"/>
          <w:i/>
          <w:iCs/>
        </w:rPr>
        <w:t>Aldabrachelys</w:t>
      </w:r>
      <w:proofErr w:type="spellEnd"/>
      <w:r w:rsidR="00D92117" w:rsidRPr="002335F1">
        <w:rPr>
          <w:rFonts w:ascii="Times New Roman" w:hAnsi="Times New Roman" w:cs="Times New Roman"/>
          <w:i/>
          <w:iCs/>
        </w:rPr>
        <w:t xml:space="preserve"> gigantea</w:t>
      </w:r>
      <w:r w:rsidR="00D92117" w:rsidRPr="002335F1">
        <w:rPr>
          <w:rFonts w:ascii="Times New Roman" w:hAnsi="Times New Roman" w:cs="Times New Roman"/>
        </w:rPr>
        <w:t xml:space="preserve">) </w:t>
      </w:r>
      <w:r w:rsidRPr="002335F1">
        <w:rPr>
          <w:rFonts w:ascii="Times New Roman" w:hAnsi="Times New Roman" w:cs="Times New Roman"/>
        </w:rPr>
        <w:t xml:space="preserve">were translocated from the close-by </w:t>
      </w:r>
      <w:proofErr w:type="spellStart"/>
      <w:r w:rsidRPr="002335F1">
        <w:rPr>
          <w:rFonts w:ascii="Times New Roman" w:hAnsi="Times New Roman" w:cs="Times New Roman"/>
        </w:rPr>
        <w:t>Fregate</w:t>
      </w:r>
      <w:proofErr w:type="spellEnd"/>
      <w:r w:rsidRPr="002335F1">
        <w:rPr>
          <w:rFonts w:ascii="Times New Roman" w:hAnsi="Times New Roman" w:cs="Times New Roman"/>
        </w:rPr>
        <w:t xml:space="preserve"> Island to </w:t>
      </w:r>
      <w:proofErr w:type="spellStart"/>
      <w:r w:rsidRPr="002335F1">
        <w:rPr>
          <w:rFonts w:ascii="Times New Roman" w:hAnsi="Times New Roman" w:cs="Times New Roman"/>
        </w:rPr>
        <w:t>Aride</w:t>
      </w:r>
      <w:proofErr w:type="spellEnd"/>
      <w:r w:rsidRPr="002335F1">
        <w:rPr>
          <w:rFonts w:ascii="Times New Roman" w:hAnsi="Times New Roman" w:cs="Times New Roman"/>
        </w:rPr>
        <w:t xml:space="preserve"> Island in 2018. </w:t>
      </w:r>
      <w:proofErr w:type="spellStart"/>
      <w:r w:rsidR="00EE05A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EE05A5" w:rsidRPr="002335F1">
        <w:rPr>
          <w:rFonts w:ascii="Times New Roman" w:hAnsi="Times New Roman" w:cs="Times New Roman"/>
        </w:rPr>
        <w:t xml:space="preserve"> (4°12'48"S, 55°39'57"E), situated as the northernmost granitic island of the Seychelles archipelago, spans approximately 0.71 km</w:t>
      </w:r>
      <w:r w:rsidR="00EE05A5" w:rsidRPr="002335F1">
        <w:rPr>
          <w:rFonts w:ascii="Times New Roman" w:hAnsi="Times New Roman" w:cs="Times New Roman"/>
          <w:vertAlign w:val="superscript"/>
        </w:rPr>
        <w:t>2</w:t>
      </w:r>
      <w:r w:rsidR="00EE05A5" w:rsidRPr="002335F1">
        <w:rPr>
          <w:rFonts w:ascii="Times New Roman" w:hAnsi="Times New Roman" w:cs="Times New Roman"/>
        </w:rPr>
        <w:t>, reaching 135 meters above sea level (Fig. 1A). Along its southern shoreline lies a 0.07 km</w:t>
      </w:r>
      <w:r w:rsidR="00EE05A5" w:rsidRPr="00F62830">
        <w:rPr>
          <w:rFonts w:ascii="Times New Roman" w:hAnsi="Times New Roman" w:cs="Times New Roman"/>
          <w:vertAlign w:val="superscript"/>
        </w:rPr>
        <w:t>2</w:t>
      </w:r>
      <w:r w:rsidR="00EE05A5" w:rsidRPr="002335F1">
        <w:rPr>
          <w:rFonts w:ascii="Times New Roman" w:hAnsi="Times New Roman" w:cs="Times New Roman"/>
        </w:rPr>
        <w:t xml:space="preserve"> flat, low-lying plateau.  In contrast, the northern section of the island rises abruptly beyond the plateau, with hills ascending to towering cliffs, accentuating a pronounced difference in topography among sections. Up to 154 flora species have been historically recorded at least once on </w:t>
      </w:r>
      <w:proofErr w:type="spellStart"/>
      <w:r w:rsidR="00EE05A5" w:rsidRPr="002335F1">
        <w:rPr>
          <w:rFonts w:ascii="Times New Roman" w:hAnsi="Times New Roman" w:cs="Times New Roman"/>
        </w:rPr>
        <w:t>Ar</w:t>
      </w:r>
      <w:r w:rsidR="00713326" w:rsidRPr="002335F1">
        <w:rPr>
          <w:rFonts w:ascii="Times New Roman" w:hAnsi="Times New Roman" w:cs="Times New Roman"/>
        </w:rPr>
        <w:t>i</w:t>
      </w:r>
      <w:r w:rsidR="00E50205" w:rsidRPr="002335F1">
        <w:rPr>
          <w:rFonts w:ascii="Times New Roman" w:hAnsi="Times New Roman" w:cs="Times New Roman"/>
        </w:rPr>
        <w:t>de</w:t>
      </w:r>
      <w:proofErr w:type="spellEnd"/>
      <w:r w:rsidR="00E50205" w:rsidRPr="002335F1">
        <w:rPr>
          <w:rFonts w:ascii="Times New Roman" w:hAnsi="Times New Roman" w:cs="Times New Roman"/>
        </w:rPr>
        <w:t xml:space="preserve"> Island</w:t>
      </w:r>
      <w:r w:rsidR="00EE05A5" w:rsidRPr="002335F1">
        <w:rPr>
          <w:rFonts w:ascii="Times New Roman" w:hAnsi="Times New Roman" w:cs="Times New Roman"/>
        </w:rPr>
        <w:t>, including both introduced and native plants (</w:t>
      </w:r>
      <w:r w:rsidR="00BC7755" w:rsidRPr="002335F1">
        <w:rPr>
          <w:rFonts w:ascii="Times New Roman" w:hAnsi="Times New Roman" w:cs="Times New Roman"/>
        </w:rPr>
        <w:t xml:space="preserve">Table </w:t>
      </w:r>
      <w:r w:rsidR="00D4618C" w:rsidRPr="002335F1">
        <w:rPr>
          <w:rFonts w:ascii="Times New Roman" w:hAnsi="Times New Roman" w:cs="Times New Roman"/>
        </w:rPr>
        <w:t>S</w:t>
      </w:r>
      <w:r w:rsidR="00713326" w:rsidRPr="002335F1">
        <w:rPr>
          <w:rFonts w:ascii="Times New Roman" w:hAnsi="Times New Roman" w:cs="Times New Roman"/>
        </w:rPr>
        <w:t>1</w:t>
      </w:r>
      <w:r w:rsidR="00EE05A5" w:rsidRPr="002335F1">
        <w:rPr>
          <w:rFonts w:ascii="Times New Roman" w:hAnsi="Times New Roman" w:cs="Times New Roman"/>
        </w:rPr>
        <w:t>)</w:t>
      </w:r>
      <w:r w:rsidR="00C82E0D" w:rsidRPr="002335F1">
        <w:rPr>
          <w:rFonts w:ascii="Times New Roman" w:hAnsi="Times New Roman" w:cs="Times New Roman"/>
        </w:rPr>
        <w:t xml:space="preserve"> </w:t>
      </w:r>
      <w:r w:rsidR="00713326" w:rsidRPr="002335F1">
        <w:rPr>
          <w:rFonts w:ascii="Times New Roman" w:hAnsi="Times New Roman" w:cs="Times New Roman"/>
        </w:rPr>
        <w:fldChar w:fldCharType="begin"/>
      </w:r>
      <w:r w:rsidR="00713326" w:rsidRPr="002335F1">
        <w:rPr>
          <w:rFonts w:ascii="Times New Roman" w:hAnsi="Times New Roman" w:cs="Times New Roman"/>
        </w:rPr>
        <w:instrText xml:space="preserve"> ADDIN ZOTERO_ITEM CSL_CITATION {"citationID":"rODPftVE","properties":{"formattedCitation":"(Castle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713326" w:rsidRPr="002335F1">
        <w:rPr>
          <w:rFonts w:ascii="Times New Roman" w:hAnsi="Times New Roman" w:cs="Times New Roman"/>
        </w:rPr>
        <w:fldChar w:fldCharType="separate"/>
      </w:r>
      <w:r w:rsidR="00713326" w:rsidRPr="002335F1">
        <w:rPr>
          <w:rFonts w:ascii="Times New Roman" w:hAnsi="Times New Roman" w:cs="Times New Roman"/>
          <w:noProof/>
        </w:rPr>
        <w:t>(Castle and Mileto, 1994; Hansen and Laboudallon, 2016)</w:t>
      </w:r>
      <w:r w:rsidR="00713326" w:rsidRPr="002335F1">
        <w:rPr>
          <w:rFonts w:ascii="Times New Roman" w:hAnsi="Times New Roman" w:cs="Times New Roman"/>
        </w:rPr>
        <w:fldChar w:fldCharType="end"/>
      </w:r>
      <w:r w:rsidR="00713326" w:rsidRPr="002335F1">
        <w:rPr>
          <w:rFonts w:ascii="Times New Roman" w:hAnsi="Times New Roman" w:cs="Times New Roman"/>
        </w:rPr>
        <w:t xml:space="preserve">. </w:t>
      </w:r>
      <w:r w:rsidR="00EE05A5" w:rsidRPr="002335F1">
        <w:rPr>
          <w:rFonts w:ascii="Times New Roman" w:hAnsi="Times New Roman" w:cs="Times New Roman"/>
        </w:rPr>
        <w:t xml:space="preserve">On the basis of the historical records, introduced plant species may represent approximately 48% of the species richness on </w:t>
      </w:r>
      <w:proofErr w:type="spellStart"/>
      <w:r w:rsidR="00EE05A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1A409A" w:rsidRPr="002335F1">
        <w:rPr>
          <w:rFonts w:ascii="Times New Roman" w:hAnsi="Times New Roman" w:cs="Times New Roman"/>
        </w:rPr>
        <w:t xml:space="preserve">, while native species (c. </w:t>
      </w:r>
      <w:r w:rsidR="00EE05A5" w:rsidRPr="002335F1">
        <w:rPr>
          <w:rFonts w:ascii="Times New Roman" w:hAnsi="Times New Roman" w:cs="Times New Roman"/>
        </w:rPr>
        <w:t>52%</w:t>
      </w:r>
      <w:r w:rsidR="001A409A" w:rsidRPr="002335F1">
        <w:rPr>
          <w:rFonts w:ascii="Times New Roman" w:hAnsi="Times New Roman" w:cs="Times New Roman"/>
        </w:rPr>
        <w:t>) include two endemics to</w:t>
      </w:r>
      <w:r w:rsidR="00EE05A5" w:rsidRPr="002335F1">
        <w:rPr>
          <w:rFonts w:ascii="Times New Roman" w:hAnsi="Times New Roman" w:cs="Times New Roman"/>
        </w:rPr>
        <w:t xml:space="preserve"> </w:t>
      </w:r>
      <w:r w:rsidR="00D86EB2" w:rsidRPr="002335F1">
        <w:rPr>
          <w:rFonts w:ascii="Times New Roman" w:hAnsi="Times New Roman" w:cs="Times New Roman"/>
        </w:rPr>
        <w:t xml:space="preserve">the </w:t>
      </w:r>
      <w:r w:rsidR="00EE05A5" w:rsidRPr="002335F1">
        <w:rPr>
          <w:rFonts w:ascii="Times New Roman" w:hAnsi="Times New Roman" w:cs="Times New Roman"/>
        </w:rPr>
        <w:t>Seychelles archipelago</w:t>
      </w:r>
      <w:r w:rsidR="001A409A" w:rsidRPr="002335F1">
        <w:rPr>
          <w:rFonts w:ascii="Times New Roman" w:hAnsi="Times New Roman" w:cs="Times New Roman"/>
        </w:rPr>
        <w:t xml:space="preserve"> (</w:t>
      </w:r>
      <w:r w:rsidR="001A409A" w:rsidRPr="002335F1">
        <w:rPr>
          <w:rFonts w:ascii="Times New Roman" w:hAnsi="Times New Roman" w:cs="Times New Roman"/>
          <w:i/>
          <w:iCs/>
        </w:rPr>
        <w:t xml:space="preserve">Pandanus </w:t>
      </w:r>
      <w:proofErr w:type="spellStart"/>
      <w:r w:rsidR="001A409A" w:rsidRPr="002335F1">
        <w:rPr>
          <w:rFonts w:ascii="Times New Roman" w:hAnsi="Times New Roman" w:cs="Times New Roman"/>
          <w:i/>
          <w:iCs/>
        </w:rPr>
        <w:t>balfourii</w:t>
      </w:r>
      <w:proofErr w:type="spellEnd"/>
      <w:r w:rsidR="001A409A" w:rsidRPr="002335F1">
        <w:rPr>
          <w:rFonts w:ascii="Times New Roman" w:hAnsi="Times New Roman" w:cs="Times New Roman"/>
        </w:rPr>
        <w:t xml:space="preserve">) </w:t>
      </w:r>
      <w:r w:rsidR="00EE05A5" w:rsidRPr="002335F1">
        <w:rPr>
          <w:rFonts w:ascii="Times New Roman" w:hAnsi="Times New Roman" w:cs="Times New Roman"/>
        </w:rPr>
        <w:t xml:space="preserve">and </w:t>
      </w:r>
      <w:proofErr w:type="spellStart"/>
      <w:r w:rsidR="00EE05A5" w:rsidRPr="002335F1">
        <w:rPr>
          <w:rFonts w:ascii="Times New Roman" w:hAnsi="Times New Roman" w:cs="Times New Roman"/>
        </w:rPr>
        <w:t>Aride</w:t>
      </w:r>
      <w:proofErr w:type="spellEnd"/>
      <w:r w:rsidR="00EE05A5" w:rsidRPr="002335F1">
        <w:rPr>
          <w:rFonts w:ascii="Times New Roman" w:hAnsi="Times New Roman" w:cs="Times New Roman"/>
        </w:rPr>
        <w:t xml:space="preserve"> Island </w:t>
      </w:r>
      <w:r w:rsidR="001A409A" w:rsidRPr="002335F1">
        <w:rPr>
          <w:rFonts w:ascii="Times New Roman" w:hAnsi="Times New Roman" w:cs="Times New Roman"/>
        </w:rPr>
        <w:t>(</w:t>
      </w:r>
      <w:proofErr w:type="spellStart"/>
      <w:r w:rsidR="00EE05A5" w:rsidRPr="002335F1">
        <w:rPr>
          <w:rFonts w:ascii="Times New Roman" w:hAnsi="Times New Roman" w:cs="Times New Roman"/>
          <w:i/>
          <w:iCs/>
        </w:rPr>
        <w:t>Rothmannia</w:t>
      </w:r>
      <w:proofErr w:type="spellEnd"/>
      <w:r w:rsidR="00EE05A5" w:rsidRPr="002335F1">
        <w:rPr>
          <w:rFonts w:ascii="Times New Roman" w:hAnsi="Times New Roman" w:cs="Times New Roman"/>
          <w:i/>
          <w:iCs/>
        </w:rPr>
        <w:t xml:space="preserve"> </w:t>
      </w:r>
      <w:proofErr w:type="spellStart"/>
      <w:r w:rsidR="00EE05A5" w:rsidRPr="002335F1">
        <w:rPr>
          <w:rFonts w:ascii="Times New Roman" w:hAnsi="Times New Roman" w:cs="Times New Roman"/>
          <w:i/>
          <w:iCs/>
        </w:rPr>
        <w:t>annae</w:t>
      </w:r>
      <w:proofErr w:type="spellEnd"/>
      <w:r w:rsidR="001A409A" w:rsidRPr="002335F1">
        <w:rPr>
          <w:rFonts w:ascii="Times New Roman" w:hAnsi="Times New Roman" w:cs="Times New Roman"/>
        </w:rPr>
        <w:t>).</w:t>
      </w:r>
      <w:r w:rsidR="00AC50FF">
        <w:rPr>
          <w:rFonts w:ascii="Times New Roman" w:hAnsi="Times New Roman" w:cs="Times New Roman"/>
        </w:rPr>
        <w:t xml:space="preserve"> </w:t>
      </w:r>
      <w:ins w:id="64" w:author="Iago Ferreiro" w:date="2024-12-06T14:50:00Z">
        <w:r w:rsidR="00593D79" w:rsidRPr="00593D79">
          <w:rPr>
            <w:rFonts w:ascii="Times New Roman" w:hAnsi="Times New Roman" w:cs="Times New Roman"/>
          </w:rPr>
          <w:t>The majority of the island's surface is covered by</w:t>
        </w:r>
      </w:ins>
      <w:ins w:id="65" w:author="Iago Ferreiro" w:date="2024-12-06T14:51:00Z">
        <w:r w:rsidR="00B212E8">
          <w:rPr>
            <w:rFonts w:ascii="Times New Roman" w:hAnsi="Times New Roman" w:cs="Times New Roman"/>
          </w:rPr>
          <w:t xml:space="preserve"> </w:t>
        </w:r>
        <w:r w:rsidR="00B212E8" w:rsidRPr="00B212E8">
          <w:rPr>
            <w:rFonts w:ascii="Times New Roman" w:hAnsi="Times New Roman" w:cs="Times New Roman"/>
            <w:i/>
            <w:rPrChange w:id="66" w:author="Iago Ferreiro" w:date="2024-12-06T14:52:00Z">
              <w:rPr>
                <w:rFonts w:ascii="Times New Roman" w:hAnsi="Times New Roman" w:cs="Times New Roman"/>
              </w:rPr>
            </w:rPrChange>
          </w:rPr>
          <w:t>Pisonia grandis</w:t>
        </w:r>
      </w:ins>
      <w:ins w:id="67" w:author="Iago Ferreiro" w:date="2024-12-06T14:50:00Z">
        <w:r w:rsidR="00593D79" w:rsidRPr="00593D79">
          <w:rPr>
            <w:rFonts w:ascii="Times New Roman" w:hAnsi="Times New Roman" w:cs="Times New Roman"/>
          </w:rPr>
          <w:t xml:space="preserve"> </w:t>
        </w:r>
      </w:ins>
      <w:ins w:id="68" w:author="Iago Ferreiro" w:date="2024-12-06T14:52:00Z">
        <w:r w:rsidR="00B212E8">
          <w:rPr>
            <w:rFonts w:ascii="Times New Roman" w:hAnsi="Times New Roman" w:cs="Times New Roman"/>
          </w:rPr>
          <w:t xml:space="preserve">and </w:t>
        </w:r>
      </w:ins>
      <w:ins w:id="69" w:author="Iago Ferreiro" w:date="2024-12-06T14:50:00Z">
        <w:r w:rsidR="00593D79" w:rsidRPr="00593D79">
          <w:rPr>
            <w:rFonts w:ascii="Times New Roman" w:hAnsi="Times New Roman" w:cs="Times New Roman"/>
          </w:rPr>
          <w:t xml:space="preserve">the genus </w:t>
        </w:r>
        <w:r w:rsidR="00593D79" w:rsidRPr="00B212E8">
          <w:rPr>
            <w:rFonts w:ascii="Times New Roman" w:hAnsi="Times New Roman" w:cs="Times New Roman"/>
            <w:i/>
            <w:rPrChange w:id="70" w:author="Iago Ferreiro" w:date="2024-12-06T14:51:00Z">
              <w:rPr>
                <w:rFonts w:ascii="Times New Roman" w:hAnsi="Times New Roman" w:cs="Times New Roman"/>
              </w:rPr>
            </w:rPrChange>
          </w:rPr>
          <w:t>Ficus</w:t>
        </w:r>
        <w:r w:rsidR="00593D79" w:rsidRPr="00593D79">
          <w:rPr>
            <w:rFonts w:ascii="Times New Roman" w:hAnsi="Times New Roman" w:cs="Times New Roman"/>
          </w:rPr>
          <w:t xml:space="preserve">, represented by three species: </w:t>
        </w:r>
        <w:r w:rsidR="00593D79" w:rsidRPr="00B212E8">
          <w:rPr>
            <w:rFonts w:ascii="Times New Roman" w:hAnsi="Times New Roman" w:cs="Times New Roman"/>
            <w:i/>
            <w:rPrChange w:id="71" w:author="Iago Ferreiro" w:date="2024-12-06T14:51:00Z">
              <w:rPr>
                <w:rFonts w:ascii="Times New Roman" w:hAnsi="Times New Roman" w:cs="Times New Roman"/>
              </w:rPr>
            </w:rPrChange>
          </w:rPr>
          <w:t xml:space="preserve">Ficus </w:t>
        </w:r>
        <w:proofErr w:type="spellStart"/>
        <w:r w:rsidR="00593D79" w:rsidRPr="00B212E8">
          <w:rPr>
            <w:rFonts w:ascii="Times New Roman" w:hAnsi="Times New Roman" w:cs="Times New Roman"/>
            <w:i/>
            <w:rPrChange w:id="72" w:author="Iago Ferreiro" w:date="2024-12-06T14:51:00Z">
              <w:rPr>
                <w:rFonts w:ascii="Times New Roman" w:hAnsi="Times New Roman" w:cs="Times New Roman"/>
              </w:rPr>
            </w:rPrChange>
          </w:rPr>
          <w:t>reflexa</w:t>
        </w:r>
        <w:proofErr w:type="spellEnd"/>
        <w:r w:rsidR="00593D79" w:rsidRPr="00B212E8">
          <w:rPr>
            <w:rFonts w:ascii="Times New Roman" w:hAnsi="Times New Roman" w:cs="Times New Roman"/>
            <w:i/>
            <w:rPrChange w:id="73" w:author="Iago Ferreiro" w:date="2024-12-06T14:51:00Z">
              <w:rPr>
                <w:rFonts w:ascii="Times New Roman" w:hAnsi="Times New Roman" w:cs="Times New Roman"/>
              </w:rPr>
            </w:rPrChange>
          </w:rPr>
          <w:t xml:space="preserve">, Ficus lutea, </w:t>
        </w:r>
        <w:r w:rsidR="00593D79" w:rsidRPr="00B212E8">
          <w:rPr>
            <w:rFonts w:ascii="Times New Roman" w:hAnsi="Times New Roman" w:cs="Times New Roman"/>
          </w:rPr>
          <w:t>and</w:t>
        </w:r>
        <w:r w:rsidR="00593D79" w:rsidRPr="00B212E8">
          <w:rPr>
            <w:rFonts w:ascii="Times New Roman" w:hAnsi="Times New Roman" w:cs="Times New Roman"/>
            <w:i/>
            <w:rPrChange w:id="74" w:author="Iago Ferreiro" w:date="2024-12-06T14:51:00Z">
              <w:rPr>
                <w:rFonts w:ascii="Times New Roman" w:hAnsi="Times New Roman" w:cs="Times New Roman"/>
              </w:rPr>
            </w:rPrChange>
          </w:rPr>
          <w:t xml:space="preserve"> Ficus </w:t>
        </w:r>
        <w:proofErr w:type="spellStart"/>
        <w:r w:rsidR="00593D79" w:rsidRPr="00B212E8">
          <w:rPr>
            <w:rFonts w:ascii="Times New Roman" w:hAnsi="Times New Roman" w:cs="Times New Roman"/>
            <w:i/>
            <w:rPrChange w:id="75" w:author="Iago Ferreiro" w:date="2024-12-06T14:51:00Z">
              <w:rPr>
                <w:rFonts w:ascii="Times New Roman" w:hAnsi="Times New Roman" w:cs="Times New Roman"/>
              </w:rPr>
            </w:rPrChange>
          </w:rPr>
          <w:t>behengaelensis</w:t>
        </w:r>
        <w:proofErr w:type="spellEnd"/>
        <w:r w:rsidR="00593D79" w:rsidRPr="00593D79">
          <w:rPr>
            <w:rFonts w:ascii="Times New Roman" w:hAnsi="Times New Roman" w:cs="Times New Roman"/>
          </w:rPr>
          <w:t>, the latter two being introduced species with only a single individual each on the island (pers. obs.).</w:t>
        </w:r>
      </w:ins>
    </w:p>
    <w:p w14:paraId="1A36AC8F"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lastRenderedPageBreak/>
        <w:t>Plant reference collection</w:t>
      </w:r>
      <w:r w:rsidR="00EF6A58" w:rsidRPr="002335F1">
        <w:rPr>
          <w:rFonts w:ascii="Times New Roman" w:hAnsi="Times New Roman" w:cs="Times New Roman"/>
          <w:i/>
          <w:iCs/>
          <w:sz w:val="28"/>
          <w:szCs w:val="28"/>
        </w:rPr>
        <w:t>.</w:t>
      </w:r>
    </w:p>
    <w:p w14:paraId="4087374D" w14:textId="5E0EC98A" w:rsidR="006807B9"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We delineated convex</w:t>
      </w:r>
      <w:r w:rsidR="00D86EB2" w:rsidRPr="002335F1">
        <w:rPr>
          <w:rFonts w:ascii="Times New Roman" w:hAnsi="Times New Roman" w:cs="Times New Roman"/>
        </w:rPr>
        <w:t xml:space="preserve"> polygons using GPS locations from</w:t>
      </w:r>
      <w:r w:rsidRPr="002335F1">
        <w:rPr>
          <w:rFonts w:ascii="Times New Roman" w:hAnsi="Times New Roman" w:cs="Times New Roman"/>
        </w:rPr>
        <w:t xml:space="preserve"> focal observations of </w:t>
      </w:r>
      <w:r w:rsidR="00CE39A9" w:rsidRPr="002335F1">
        <w:rPr>
          <w:rFonts w:ascii="Times New Roman" w:hAnsi="Times New Roman" w:cs="Times New Roman"/>
        </w:rPr>
        <w:t xml:space="preserve">individual </w:t>
      </w:r>
      <w:r w:rsidRPr="002335F1">
        <w:rPr>
          <w:rFonts w:ascii="Times New Roman" w:hAnsi="Times New Roman" w:cs="Times New Roman"/>
        </w:rPr>
        <w:t>tortoises as vertices</w:t>
      </w:r>
      <w:r w:rsidR="00D86EB2" w:rsidRPr="002335F1">
        <w:rPr>
          <w:rFonts w:ascii="Times New Roman" w:hAnsi="Times New Roman" w:cs="Times New Roman"/>
        </w:rPr>
        <w:t>,</w:t>
      </w:r>
      <w:r w:rsidRPr="002335F1">
        <w:rPr>
          <w:rFonts w:ascii="Times New Roman" w:hAnsi="Times New Roman" w:cs="Times New Roman"/>
        </w:rPr>
        <w:t xml:space="preserve"> spanning </w:t>
      </w:r>
      <w:r w:rsidR="00F62830">
        <w:rPr>
          <w:rFonts w:ascii="Times New Roman" w:hAnsi="Times New Roman" w:cs="Times New Roman"/>
        </w:rPr>
        <w:t xml:space="preserve">tortoises </w:t>
      </w:r>
      <w:r w:rsidRPr="002335F1">
        <w:rPr>
          <w:rFonts w:ascii="Times New Roman" w:hAnsi="Times New Roman" w:cs="Times New Roman"/>
        </w:rPr>
        <w:t xml:space="preserve">feeding areas (Fig. </w:t>
      </w:r>
      <w:r w:rsidR="00D4618C" w:rsidRPr="002335F1">
        <w:rPr>
          <w:rFonts w:ascii="Times New Roman" w:hAnsi="Times New Roman" w:cs="Times New Roman"/>
        </w:rPr>
        <w:t>S</w:t>
      </w:r>
      <w:r w:rsidR="0028254B" w:rsidRPr="002335F1">
        <w:rPr>
          <w:rFonts w:ascii="Times New Roman" w:hAnsi="Times New Roman" w:cs="Times New Roman"/>
        </w:rPr>
        <w:t>1</w:t>
      </w:r>
      <w:r w:rsidRPr="002335F1">
        <w:rPr>
          <w:rFonts w:ascii="Times New Roman" w:hAnsi="Times New Roman" w:cs="Times New Roman"/>
        </w:rPr>
        <w:t xml:space="preserve">). </w:t>
      </w:r>
      <w:r w:rsidR="00D86EB2" w:rsidRPr="002335F1">
        <w:rPr>
          <w:rFonts w:ascii="Times New Roman" w:hAnsi="Times New Roman" w:cs="Times New Roman"/>
        </w:rPr>
        <w:t>To estimate the plant species available to the</w:t>
      </w:r>
      <w:r w:rsidRPr="002335F1">
        <w:rPr>
          <w:rFonts w:ascii="Times New Roman" w:hAnsi="Times New Roman" w:cs="Times New Roman"/>
        </w:rPr>
        <w:t xml:space="preserve"> tortoises, we conducted</w:t>
      </w:r>
      <w:r w:rsidR="006B41D3" w:rsidRPr="002335F1">
        <w:rPr>
          <w:rFonts w:ascii="Times New Roman" w:hAnsi="Times New Roman" w:cs="Times New Roman"/>
        </w:rPr>
        <w:t xml:space="preserve"> collection</w:t>
      </w:r>
      <w:r w:rsidRPr="002335F1">
        <w:rPr>
          <w:rFonts w:ascii="Times New Roman" w:hAnsi="Times New Roman" w:cs="Times New Roman"/>
        </w:rPr>
        <w:t xml:space="preserve"> surveys along</w:t>
      </w:r>
      <w:r w:rsidR="00D86EB2" w:rsidRPr="002335F1">
        <w:rPr>
          <w:rFonts w:ascii="Times New Roman" w:hAnsi="Times New Roman" w:cs="Times New Roman"/>
        </w:rPr>
        <w:t xml:space="preserve"> these</w:t>
      </w:r>
      <w:r w:rsidRPr="002335F1">
        <w:rPr>
          <w:rFonts w:ascii="Times New Roman" w:hAnsi="Times New Roman" w:cs="Times New Roman"/>
        </w:rPr>
        <w:t xml:space="preserve"> individual feeding areas. </w:t>
      </w:r>
      <w:r w:rsidR="00F62830">
        <w:rPr>
          <w:rFonts w:ascii="Times New Roman" w:hAnsi="Times New Roman" w:cs="Times New Roman"/>
        </w:rPr>
        <w:t>We built</w:t>
      </w:r>
      <w:r w:rsidRPr="002335F1">
        <w:rPr>
          <w:rFonts w:ascii="Times New Roman" w:hAnsi="Times New Roman" w:cs="Times New Roman"/>
        </w:rPr>
        <w:t xml:space="preserve"> </w:t>
      </w:r>
      <w:r w:rsidR="00D86EB2" w:rsidRPr="002335F1">
        <w:rPr>
          <w:rFonts w:ascii="Times New Roman" w:hAnsi="Times New Roman" w:cs="Times New Roman"/>
        </w:rPr>
        <w:t>a</w:t>
      </w:r>
      <w:r w:rsidRPr="002335F1">
        <w:rPr>
          <w:rFonts w:ascii="Times New Roman" w:hAnsi="Times New Roman" w:cs="Times New Roman"/>
        </w:rPr>
        <w:t xml:space="preserve"> reference collection</w:t>
      </w:r>
      <w:r w:rsidR="00F62830">
        <w:rPr>
          <w:rFonts w:ascii="Times New Roman" w:hAnsi="Times New Roman" w:cs="Times New Roman"/>
        </w:rPr>
        <w:t xml:space="preserve"> by</w:t>
      </w:r>
      <w:r w:rsidRPr="002335F1">
        <w:rPr>
          <w:rFonts w:ascii="Times New Roman" w:hAnsi="Times New Roman" w:cs="Times New Roman"/>
        </w:rPr>
        <w:t xml:space="preserve"> collect</w:t>
      </w:r>
      <w:r w:rsidR="00F62830">
        <w:rPr>
          <w:rFonts w:ascii="Times New Roman" w:hAnsi="Times New Roman" w:cs="Times New Roman"/>
        </w:rPr>
        <w:t>ing and</w:t>
      </w:r>
      <w:r w:rsidRPr="002335F1">
        <w:rPr>
          <w:rFonts w:ascii="Times New Roman" w:hAnsi="Times New Roman" w:cs="Times New Roman"/>
        </w:rPr>
        <w:t xml:space="preserve"> </w:t>
      </w:r>
      <w:r w:rsidR="00CE39A9" w:rsidRPr="002335F1">
        <w:rPr>
          <w:rFonts w:ascii="Times New Roman" w:hAnsi="Times New Roman" w:cs="Times New Roman"/>
        </w:rPr>
        <w:t>identif</w:t>
      </w:r>
      <w:r w:rsidR="00F62830">
        <w:rPr>
          <w:rFonts w:ascii="Times New Roman" w:hAnsi="Times New Roman" w:cs="Times New Roman"/>
        </w:rPr>
        <w:t xml:space="preserve">ying </w:t>
      </w:r>
      <w:r w:rsidRPr="002335F1">
        <w:rPr>
          <w:rFonts w:ascii="Times New Roman" w:hAnsi="Times New Roman" w:cs="Times New Roman"/>
        </w:rPr>
        <w:t xml:space="preserve">tissue samples from each recorded </w:t>
      </w:r>
      <w:r w:rsidR="00F62830">
        <w:rPr>
          <w:rFonts w:ascii="Times New Roman" w:hAnsi="Times New Roman" w:cs="Times New Roman"/>
        </w:rPr>
        <w:t xml:space="preserve">plant </w:t>
      </w:r>
      <w:r w:rsidRPr="002335F1">
        <w:rPr>
          <w:rFonts w:ascii="Times New Roman" w:hAnsi="Times New Roman" w:cs="Times New Roman"/>
        </w:rPr>
        <w:t>species</w:t>
      </w:r>
      <w:r w:rsidR="00D86EB2" w:rsidRPr="002335F1">
        <w:rPr>
          <w:rFonts w:ascii="Times New Roman" w:hAnsi="Times New Roman" w:cs="Times New Roman"/>
        </w:rPr>
        <w:t>, storing</w:t>
      </w:r>
      <w:r w:rsidRPr="002335F1">
        <w:rPr>
          <w:rFonts w:ascii="Times New Roman" w:hAnsi="Times New Roman" w:cs="Times New Roman"/>
        </w:rPr>
        <w:t xml:space="preserve"> them in bags with silica gel to keep them dry. For each plant species recorde</w:t>
      </w:r>
      <w:r w:rsidR="00F11956" w:rsidRPr="002335F1">
        <w:rPr>
          <w:rFonts w:ascii="Times New Roman" w:hAnsi="Times New Roman" w:cs="Times New Roman"/>
        </w:rPr>
        <w:t>d, we gathered information on</w:t>
      </w:r>
      <w:r w:rsidRPr="002335F1">
        <w:rPr>
          <w:rFonts w:ascii="Times New Roman" w:hAnsi="Times New Roman" w:cs="Times New Roman"/>
        </w:rPr>
        <w:t xml:space="preserve"> their distribution range from</w:t>
      </w:r>
      <w:r w:rsidR="00D86EB2" w:rsidRPr="002335F1">
        <w:rPr>
          <w:rFonts w:ascii="Times New Roman" w:hAnsi="Times New Roman" w:cs="Times New Roman"/>
        </w:rPr>
        <w:t xml:space="preserve"> the</w:t>
      </w:r>
      <w:r w:rsidRPr="002335F1">
        <w:rPr>
          <w:rFonts w:ascii="Times New Roman" w:hAnsi="Times New Roman" w:cs="Times New Roman"/>
        </w:rPr>
        <w:t xml:space="preserve"> Plants of the World Online Database</w:t>
      </w:r>
      <w:r w:rsidR="009C6B52" w:rsidRPr="002335F1">
        <w:rPr>
          <w:rFonts w:ascii="Times New Roman" w:hAnsi="Times New Roman" w:cs="Times New Roman"/>
        </w:rPr>
        <w:t xml:space="preserve"> </w:t>
      </w:r>
      <w:r w:rsidR="009C6B52" w:rsidRPr="002335F1">
        <w:rPr>
          <w:rFonts w:ascii="Times New Roman" w:hAnsi="Times New Roman" w:cs="Times New Roman"/>
        </w:rPr>
        <w:fldChar w:fldCharType="begin"/>
      </w:r>
      <w:r w:rsidR="009C6B52" w:rsidRPr="002335F1">
        <w:rPr>
          <w:rFonts w:ascii="Times New Roman" w:hAnsi="Times New Roman" w:cs="Times New Roman"/>
        </w:rPr>
        <w:instrText xml:space="preserve"> ADDIN ZOTERO_ITEM CSL_CITATION {"citationID":"m0riur8k","properties":{"formattedCitation":"(POWO, 2024)","plainCitation":"(POWO, 2024)","noteIndex":0},"citationItems":[{"id":4649,"uris":["http://zotero.org/users/11161907/items/3CZW4PZN"],"itemData":{"id":4649,"type":"webpage","title":"Plants of the World Online. Facilitated by the Royal Botanic Gardens, Kew.","URL":"https://powo.science.kew.org/","author":[{"family":"POWO","given":""}],"accessed":{"date-parts":[["2024",11,11]]},"issued":{"date-parts":[["2024"]]}}}],"schema":"https://github.com/citation-style-language/schema/raw/master/csl-citation.json"} </w:instrText>
      </w:r>
      <w:r w:rsidR="009C6B52" w:rsidRPr="002335F1">
        <w:rPr>
          <w:rFonts w:ascii="Times New Roman" w:hAnsi="Times New Roman" w:cs="Times New Roman"/>
        </w:rPr>
        <w:fldChar w:fldCharType="separate"/>
      </w:r>
      <w:r w:rsidR="009C6B52" w:rsidRPr="002335F1">
        <w:rPr>
          <w:rFonts w:ascii="Times New Roman" w:hAnsi="Times New Roman" w:cs="Times New Roman"/>
          <w:noProof/>
        </w:rPr>
        <w:t>(POWO, 2024)</w:t>
      </w:r>
      <w:r w:rsidR="009C6B52" w:rsidRPr="002335F1">
        <w:rPr>
          <w:rFonts w:ascii="Times New Roman" w:hAnsi="Times New Roman" w:cs="Times New Roman"/>
        </w:rPr>
        <w:fldChar w:fldCharType="end"/>
      </w:r>
      <w:r w:rsidR="00E7018C">
        <w:rPr>
          <w:rFonts w:ascii="Times New Roman" w:hAnsi="Times New Roman" w:cs="Times New Roman"/>
        </w:rPr>
        <w:t xml:space="preserve"> </w:t>
      </w:r>
      <w:ins w:id="76" w:author="Iago Ferreiro Arias" w:date="2024-11-26T12:10:00Z">
        <w:r w:rsidR="00E7018C">
          <w:rPr>
            <w:rFonts w:ascii="Times New Roman" w:hAnsi="Times New Roman" w:cs="Times New Roman"/>
          </w:rPr>
          <w:t>to</w:t>
        </w:r>
      </w:ins>
      <w:r w:rsidRPr="002335F1">
        <w:rPr>
          <w:rFonts w:ascii="Times New Roman" w:hAnsi="Times New Roman" w:cs="Times New Roman"/>
        </w:rPr>
        <w:t xml:space="preserve"> classify</w:t>
      </w:r>
      <w:del w:id="77" w:author="Iago Ferreiro Arias" w:date="2024-11-26T12:10:00Z">
        <w:r w:rsidRPr="002335F1" w:rsidDel="00E7018C">
          <w:rPr>
            <w:rFonts w:ascii="Times New Roman" w:hAnsi="Times New Roman" w:cs="Times New Roman"/>
          </w:rPr>
          <w:delText>ing</w:delText>
        </w:r>
      </w:del>
      <w:r w:rsidRPr="002335F1">
        <w:rPr>
          <w:rFonts w:ascii="Times New Roman" w:hAnsi="Times New Roman" w:cs="Times New Roman"/>
        </w:rPr>
        <w:t xml:space="preserve"> each species as </w:t>
      </w:r>
      <w:r w:rsidR="00F11956" w:rsidRPr="002335F1">
        <w:rPr>
          <w:rFonts w:ascii="Times New Roman" w:hAnsi="Times New Roman" w:cs="Times New Roman"/>
        </w:rPr>
        <w:t>either native or introduced to</w:t>
      </w:r>
      <w:r w:rsidRPr="002335F1">
        <w:rPr>
          <w:rFonts w:ascii="Times New Roman" w:hAnsi="Times New Roman" w:cs="Times New Roman"/>
        </w:rPr>
        <w:t xml:space="preserve"> </w:t>
      </w:r>
      <w:proofErr w:type="spellStart"/>
      <w:r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8553BE" w:rsidRPr="002335F1">
        <w:rPr>
          <w:rFonts w:ascii="Times New Roman" w:hAnsi="Times New Roman" w:cs="Times New Roman"/>
        </w:rPr>
        <w:t>. DNA extraction from</w:t>
      </w:r>
      <w:r w:rsidRPr="002335F1">
        <w:rPr>
          <w:rFonts w:ascii="Times New Roman" w:hAnsi="Times New Roman" w:cs="Times New Roman"/>
        </w:rPr>
        <w:t xml:space="preserve"> all plant species found within tortoise</w:t>
      </w:r>
      <w:r w:rsidR="008553BE" w:rsidRPr="002335F1">
        <w:rPr>
          <w:rFonts w:ascii="Times New Roman" w:hAnsi="Times New Roman" w:cs="Times New Roman"/>
        </w:rPr>
        <w:t xml:space="preserve"> feeding</w:t>
      </w:r>
      <w:r w:rsidRPr="002335F1">
        <w:rPr>
          <w:rFonts w:ascii="Times New Roman" w:hAnsi="Times New Roman" w:cs="Times New Roman"/>
        </w:rPr>
        <w:t xml:space="preserve"> areas was performed following the protocol for the </w:t>
      </w:r>
      <w:proofErr w:type="spellStart"/>
      <w:r w:rsidRPr="002335F1">
        <w:rPr>
          <w:rFonts w:ascii="Times New Roman" w:hAnsi="Times New Roman" w:cs="Times New Roman"/>
        </w:rPr>
        <w:t>DNeasy</w:t>
      </w:r>
      <w:proofErr w:type="spellEnd"/>
      <w:r w:rsidRPr="002335F1">
        <w:rPr>
          <w:rFonts w:ascii="Times New Roman" w:hAnsi="Times New Roman" w:cs="Times New Roman"/>
        </w:rPr>
        <w:t xml:space="preserve"> Plant Mini Kit (Qiagen,</w:t>
      </w:r>
      <w:r w:rsidR="008553BE" w:rsidRPr="002335F1">
        <w:rPr>
          <w:rFonts w:ascii="Times New Roman" w:hAnsi="Times New Roman" w:cs="Times New Roman"/>
        </w:rPr>
        <w:t xml:space="preserve"> Manchester, UK). We performed</w:t>
      </w:r>
      <w:r w:rsidRPr="002335F1">
        <w:rPr>
          <w:rFonts w:ascii="Times New Roman" w:hAnsi="Times New Roman" w:cs="Times New Roman"/>
        </w:rPr>
        <w:t xml:space="preserve"> a Polymerase Chain Reaction (hereafter, PCR) to amplify the second internal transcribed spacer (ITS-2, 160-320 bp) of nuclear ribosomal DNA, which has been </w:t>
      </w:r>
      <w:r w:rsidR="008553BE" w:rsidRPr="002335F1">
        <w:rPr>
          <w:rFonts w:ascii="Times New Roman" w:hAnsi="Times New Roman" w:cs="Times New Roman"/>
        </w:rPr>
        <w:t>proposed</w:t>
      </w:r>
      <w:r w:rsidRPr="002335F1">
        <w:rPr>
          <w:rFonts w:ascii="Times New Roman" w:hAnsi="Times New Roman" w:cs="Times New Roman"/>
        </w:rPr>
        <w:t xml:space="preserve"> as a useful DNA barcoding region for identifying plant species in dietary studies</w:t>
      </w:r>
      <w:r w:rsidR="00D4618C" w:rsidRPr="002335F1">
        <w:rPr>
          <w:rFonts w:ascii="Times New Roman" w:hAnsi="Times New Roman" w:cs="Times New Roman"/>
        </w:rPr>
        <w:t xml:space="preserve"> </w:t>
      </w:r>
      <w:r w:rsidR="00D4618C" w:rsidRPr="002335F1">
        <w:rPr>
          <w:rFonts w:ascii="Times New Roman" w:hAnsi="Times New Roman" w:cs="Times New Roman"/>
        </w:rPr>
        <w:fldChar w:fldCharType="begin"/>
      </w:r>
      <w:r w:rsidR="00D4618C" w:rsidRPr="002335F1">
        <w:rPr>
          <w:rFonts w:ascii="Times New Roman" w:hAnsi="Times New Roman" w:cs="Times New Roman"/>
        </w:rPr>
        <w:instrText xml:space="preserve"> ADDIN ZOTERO_ITEM CSL_CITATION {"citationID":"j1Jh7hj2","properties":{"formattedCitation":"(Chen et al., 2010; Hollingsworth, 2011; Moorhouse-Gann, 2017; Yao et al., 2010)","plainCitation":"(Chen et al., 2010; Hollingsworth, 2011; Moorhouse-Gann, 2017; Yao et al., 2010)","noteIndex":0},"citationItems":[{"id":4503,"uris":["http://zotero.org/users/11161907/items/UTLELRPL"],"itemData":{"id":4503,"type":"article-journal","abstract":"Background The plant working group of the Consortium for the Barcode of Life recommended the two-locus combination of rbcL + matK as the plant barcode, yet the combination was shown to successfully discriminate among 907 samples from 550 species at the species level with a probability of 72%. The group admits that the two-locus barcode is far from perfect due to the low identification rate, and the search is not over. Methodology/Principal Findings Here, we compared seven candidate DNA barcodes (psbA-trnH, matK, rbcL, rpoC1, ycf5, ITS2, and ITS) from medicinal plant species. Our ranking criteria included PCR amplification efficiency, differential intra- and inter-specific divergences, and the DNA barcoding gap. Our data suggest that the second internal transcribed spacer (ITS2) of nuclear ribosomal DNA represents the most suitable region for DNA barcoding applications. Furthermore, we tested the discrimination ability of ITS2 in more than 6600 plant samples belonging to 4800 species from 753 distinct genera and found that the rate of successful identification with the ITS2 was 92.7% at the species level. Conclusions The ITS2 region can be potentially used as a standard DNA barcode to identify medicinal plants and their closely related species. We also propose that ITS2 can serve as a novel universal barcode for the identification of a broader range of plant taxa.","container-title":"PLOS ONE","DOI":"10.1371/journal.pone.0008613","ISSN":"1932-6203","issue":"1","journalAbbreviation":"PLOS ONE","language":"en","note":"publisher: Public Library of Science","page":"e8613","source":"PLoS Journals","title":"Validation of the ITS2 Region as a Novel DNA Barcode for Identifying Medicinal Plant Species","volume":"5","author":[{"family":"Chen","given":"Shilin"},{"family":"Yao","given":"Hui"},{"family":"Han","given":"Jianping"},{"family":"Liu","given":"Chang"},{"family":"Song","given":"Jingyuan"},{"family":"Shi","given":"Linchun"},{"family":"Zhu","given":"Yingjie"},{"family":"Ma","given":"Xinye"},{"family":"Gao","given":"Ting"},{"family":"Pang","given":"Xiaohui"},{"family":"Luo","given":"Kun"},{"family":"Li","given":"Ying"},{"family":"Li","given":"Xiwen"},{"family":"Jia","given":"Xiaocheng"},{"family":"Lin","given":"Yulin"},{"family":"Leon","given":"Christine"}],"issued":{"date-parts":[["2010",1,7]]}}},{"id":4531,"uris":["http://zotero.org/users/11161907/items/PSAHMD42"],"itemData":{"id":4531,"type":"article-journal","container-title":"Proceedings of the National Academy of Sciences","DOI":"10.1073/pnas.1116812108","issue":"49","note":"publisher: Proceedings of the National Academy of Sciences","page":"19451-19452","source":"pnas.org (Atypon)","title":"Refining the DNA barcode for land plants","volume":"108","author":[{"family":"Hollingsworth","given":"Peter M."}],"issued":{"date-parts":[["2011",12,6]]}}},{"id":4555,"uris":["http://zotero.org/users/11161907/items/25RYUVX4"],"itemData":{"id":4555,"type":"thesis","abstract":"Species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4587,"uris":["http://zotero.org/users/11161907/items/5BQAIX78"],"itemData":{"id":4587,"type":"article-journal","abstract":"Background The internal transcribed spacer 2 (ITS2) region of nuclear ribosomal DNA is regarded as one of the candidate DNA barcodes because it possesses a number of valuable characteristics, such as the availability of conserved regions for designing universal primers, the ease of its amplification, and sufficient variability to distinguish even closely related species. However, a general analysis of its ability to discriminate species in a comprehensive sample set is lacking. Methodology/Principal Findings In the current study, 50,790 plant and 12,221 animal ITS2 sequences downloaded from GenBank were evaluated according to sequence length, GC content, intra- and inter-specific divergence, and efficiency of identification. The results show that the inter-specific divergence of congeneric species in plants and animals was greater than its corresponding intra-specific variations. The success rates for using the ITS2 region to identify dicotyledons, monocotyledons, gymnosperms, ferns, mosses, and animals were 76.1%, 74.2%, 67.1%, 88.1%, 77.4%, and 91.7% at the species level, respectively. The ITS2 region unveiled a different ability to identify closely related species within different families and genera. The secondary structure of the ITS2 region could provide useful information for species identification and could be considered as a molecular morphological characteristic. Conclusions/Significance As one of the most popular phylogenetic markers for eukaryota, we propose that the ITS2 locus should be used as a universal DNA barcode for identifying plant species and as a complementary locus for CO1 to identify animal species. We have also developed a web application to facilitate ITS2-based cross-kingdom species identification (http://its2-plantidit.dnsalias.org).","container-title":"PLOS ONE","DOI":"10.1371/journal.pone.0013102","ISSN":"1932-6203","issue":"10","journalAbbreviation":"PLOS ONE","language":"en","note":"publisher: Public Library of Science","page":"e13102","source":"PLoS Journals","title":"Use of ITS2 Region as the Universal DNA Barcode for Plants and Animals","volume":"5","author":[{"family":"Yao","given":"Hui"},{"family":"Song","given":"Jingyuan"},{"family":"Liu","given":"Chang"},{"family":"Luo","given":"Kun"},{"family":"Han","given":"Jianping"},{"family":"Li","given":"Ying"},{"family":"Pang","given":"Xiaohui"},{"family":"Xu","given":"Hongxi"},{"family":"Zhu","given":"Yingjie"},{"family":"Xiao","given":"Peigen"},{"family":"Chen","given":"Shilin"}],"issued":{"date-parts":[["2010",10,1]]}}}],"schema":"https://github.com/citation-style-language/schema/raw/master/csl-citation.json"} </w:instrText>
      </w:r>
      <w:r w:rsidR="00D4618C" w:rsidRPr="002335F1">
        <w:rPr>
          <w:rFonts w:ascii="Times New Roman" w:hAnsi="Times New Roman" w:cs="Times New Roman"/>
        </w:rPr>
        <w:fldChar w:fldCharType="separate"/>
      </w:r>
      <w:r w:rsidR="00D4618C" w:rsidRPr="002335F1">
        <w:rPr>
          <w:rFonts w:ascii="Times New Roman" w:hAnsi="Times New Roman" w:cs="Times New Roman"/>
          <w:noProof/>
        </w:rPr>
        <w:t>(Chen et al., 2010; Hollingsworth, 2011; Moorhouse-Gann, 2017; Yao et al., 2010)</w:t>
      </w:r>
      <w:r w:rsidR="00D4618C" w:rsidRPr="002335F1">
        <w:rPr>
          <w:rFonts w:ascii="Times New Roman" w:hAnsi="Times New Roman" w:cs="Times New Roman"/>
        </w:rPr>
        <w:fldChar w:fldCharType="end"/>
      </w:r>
      <w:r w:rsidRPr="002335F1">
        <w:rPr>
          <w:rFonts w:ascii="Times New Roman" w:hAnsi="Times New Roman" w:cs="Times New Roman"/>
        </w:rPr>
        <w:t xml:space="preserve">. </w:t>
      </w:r>
    </w:p>
    <w:p w14:paraId="3E86AF2F" w14:textId="4E02125C"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In particular, primers </w:t>
      </w:r>
      <w:proofErr w:type="spellStart"/>
      <w:r w:rsidRPr="002335F1">
        <w:rPr>
          <w:rFonts w:ascii="Times New Roman" w:hAnsi="Times New Roman" w:cs="Times New Roman"/>
        </w:rPr>
        <w:t>UniPlantF</w:t>
      </w:r>
      <w:proofErr w:type="spellEnd"/>
      <w:r w:rsidRPr="002335F1">
        <w:rPr>
          <w:rFonts w:ascii="Times New Roman" w:hAnsi="Times New Roman" w:cs="Times New Roman"/>
        </w:rPr>
        <w:t xml:space="preserve"> (5′-TGTGAATTGCARRATYCMG-3′) and </w:t>
      </w:r>
      <w:proofErr w:type="spellStart"/>
      <w:r w:rsidRPr="002335F1">
        <w:rPr>
          <w:rFonts w:ascii="Times New Roman" w:hAnsi="Times New Roman" w:cs="Times New Roman"/>
        </w:rPr>
        <w:t>UniplantR</w:t>
      </w:r>
      <w:proofErr w:type="spellEnd"/>
      <w:r w:rsidRPr="002335F1">
        <w:rPr>
          <w:rFonts w:ascii="Times New Roman" w:hAnsi="Times New Roman" w:cs="Times New Roman"/>
        </w:rPr>
        <w:t xml:space="preserve"> (5′-CCCGHYTGAYYTGRGGTCDC-3′) were used for ITS-2 sequencing (Moorhouse-Gann </w:t>
      </w:r>
      <w:r w:rsidRPr="002335F1">
        <w:rPr>
          <w:rFonts w:ascii="Times New Roman" w:hAnsi="Times New Roman" w:cs="Times New Roman"/>
          <w:i/>
          <w:iCs/>
        </w:rPr>
        <w:t>et al.,</w:t>
      </w:r>
      <w:r w:rsidRPr="002335F1">
        <w:rPr>
          <w:rFonts w:ascii="Times New Roman" w:hAnsi="Times New Roman" w:cs="Times New Roman"/>
        </w:rPr>
        <w:t xml:space="preserve"> 2018). PCR conditions were as follow: 24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total reaction volume which included 2,5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10X Buffer, 1,4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MgCl2 50mM, 1,6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w:t>
      </w:r>
      <w:proofErr w:type="spellStart"/>
      <w:r w:rsidRPr="002335F1">
        <w:rPr>
          <w:rFonts w:ascii="Times New Roman" w:hAnsi="Times New Roman" w:cs="Times New Roman"/>
        </w:rPr>
        <w:t>dNTP’S</w:t>
      </w:r>
      <w:proofErr w:type="spellEnd"/>
      <w:r w:rsidRPr="002335F1">
        <w:rPr>
          <w:rFonts w:ascii="Times New Roman" w:hAnsi="Times New Roman" w:cs="Times New Roman"/>
        </w:rPr>
        <w:t xml:space="preserve"> 2,5mM, 0,5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each primer, 0,3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Taq DNA Polymerase 5U/</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BSA 1mg/</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and 16,2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Milli-Q purified water plus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extracted DNA product from each sample. PCR cycling conditions were: initial denaturation at 94ºC for 2 minutes, 40 cycles of 94ºC for 1 minute, 56ºC and 72ºC for 1 minute, a final extension of 72ºC for 10 minutes and an ending base temperature of 4ºC. The results were verified in a 1% agarose gel </w:t>
      </w:r>
      <w:r w:rsidRPr="002335F1">
        <w:rPr>
          <w:rFonts w:ascii="Times New Roman" w:hAnsi="Times New Roman" w:cs="Times New Roman"/>
        </w:rPr>
        <w:lastRenderedPageBreak/>
        <w:t xml:space="preserve">electrophoresis with SYBR Safe Gel stain for visualization of DNA. For samples that did not </w:t>
      </w:r>
      <w:r w:rsidR="00A05D16" w:rsidRPr="002335F1">
        <w:rPr>
          <w:rFonts w:ascii="Times New Roman" w:hAnsi="Times New Roman" w:cs="Times New Roman"/>
        </w:rPr>
        <w:t>amplify</w:t>
      </w:r>
      <w:r w:rsidRPr="002335F1">
        <w:rPr>
          <w:rFonts w:ascii="Times New Roman" w:hAnsi="Times New Roman" w:cs="Times New Roman"/>
        </w:rPr>
        <w:t>, the PCR was repeated testing temperature ranges between 48</w:t>
      </w:r>
      <w:r w:rsidR="008553BE" w:rsidRPr="002335F1">
        <w:rPr>
          <w:rFonts w:ascii="Times New Roman" w:hAnsi="Times New Roman" w:cs="Times New Roman"/>
        </w:rPr>
        <w:t>ºC</w:t>
      </w:r>
      <w:r w:rsidRPr="002335F1">
        <w:rPr>
          <w:rFonts w:ascii="Times New Roman" w:hAnsi="Times New Roman" w:cs="Times New Roman"/>
        </w:rPr>
        <w:t xml:space="preserve"> to 56ºC, including 2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of extracted DNA product and removing 1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from the 24 </w:t>
      </w:r>
      <w:proofErr w:type="spellStart"/>
      <w:r w:rsidRPr="002335F1">
        <w:rPr>
          <w:rFonts w:ascii="Times New Roman" w:hAnsi="Times New Roman" w:cs="Times New Roman"/>
        </w:rPr>
        <w:t>μl</w:t>
      </w:r>
      <w:proofErr w:type="spellEnd"/>
      <w:r w:rsidRPr="002335F1">
        <w:rPr>
          <w:rFonts w:ascii="Times New Roman" w:hAnsi="Times New Roman" w:cs="Times New Roman"/>
        </w:rPr>
        <w:t xml:space="preserve"> mix. Verified PCR products were sequenced in both directions by </w:t>
      </w:r>
      <w:proofErr w:type="spellStart"/>
      <w:r w:rsidRPr="002335F1">
        <w:rPr>
          <w:rFonts w:ascii="Times New Roman" w:hAnsi="Times New Roman" w:cs="Times New Roman"/>
        </w:rPr>
        <w:t>Macrogen</w:t>
      </w:r>
      <w:proofErr w:type="spellEnd"/>
      <w:r w:rsidRPr="002335F1">
        <w:rPr>
          <w:rFonts w:ascii="Times New Roman" w:hAnsi="Times New Roman" w:cs="Times New Roman"/>
        </w:rPr>
        <w:t xml:space="preserve"> (MACROGEN Inc.</w:t>
      </w:r>
      <w:r w:rsidR="008553BE" w:rsidRPr="002335F1">
        <w:rPr>
          <w:rFonts w:ascii="Times New Roman" w:hAnsi="Times New Roman" w:cs="Times New Roman"/>
        </w:rPr>
        <w:t>,</w:t>
      </w:r>
      <w:r w:rsidRPr="002335F1">
        <w:rPr>
          <w:rFonts w:ascii="Times New Roman" w:hAnsi="Times New Roman" w:cs="Times New Roman"/>
        </w:rPr>
        <w:t xml:space="preserve"> Madrid, Spain). ITS-2 sequences from the species collected in the field were edited with </w:t>
      </w:r>
      <w:proofErr w:type="spellStart"/>
      <w:r w:rsidRPr="002335F1">
        <w:rPr>
          <w:rFonts w:ascii="Times New Roman" w:hAnsi="Times New Roman" w:cs="Times New Roman"/>
        </w:rPr>
        <w:t>Geneious</w:t>
      </w:r>
      <w:proofErr w:type="spellEnd"/>
      <w:r w:rsidRPr="002335F1">
        <w:rPr>
          <w:rFonts w:ascii="Times New Roman" w:hAnsi="Times New Roman" w:cs="Times New Roman"/>
        </w:rPr>
        <w:t xml:space="preserve"> (</w:t>
      </w:r>
      <w:proofErr w:type="spellStart"/>
      <w:r w:rsidRPr="002335F1">
        <w:rPr>
          <w:rFonts w:ascii="Times New Roman" w:hAnsi="Times New Roman" w:cs="Times New Roman"/>
        </w:rPr>
        <w:t>Geneious</w:t>
      </w:r>
      <w:proofErr w:type="spellEnd"/>
      <w:r w:rsidRPr="002335F1">
        <w:rPr>
          <w:rFonts w:ascii="Times New Roman" w:hAnsi="Times New Roman" w:cs="Times New Roman"/>
        </w:rPr>
        <w:t xml:space="preserve"> Prime) and subsequently contrasted with the GenBank reference database using a </w:t>
      </w:r>
      <w:proofErr w:type="spellStart"/>
      <w:r w:rsidRPr="002335F1">
        <w:rPr>
          <w:rFonts w:ascii="Times New Roman" w:hAnsi="Times New Roman" w:cs="Times New Roman"/>
        </w:rPr>
        <w:t>BLASTn</w:t>
      </w:r>
      <w:proofErr w:type="spellEnd"/>
      <w:r w:rsidRPr="002335F1">
        <w:rPr>
          <w:rFonts w:ascii="Times New Roman" w:hAnsi="Times New Roman" w:cs="Times New Roman"/>
        </w:rPr>
        <w:t xml:space="preserve"> search </w:t>
      </w:r>
      <w:r w:rsidR="00D4618C" w:rsidRPr="002335F1">
        <w:rPr>
          <w:rFonts w:ascii="Times New Roman" w:hAnsi="Times New Roman" w:cs="Times New Roman"/>
        </w:rPr>
        <w:fldChar w:fldCharType="begin"/>
      </w:r>
      <w:r w:rsidR="00D4618C" w:rsidRPr="002335F1">
        <w:rPr>
          <w:rFonts w:ascii="Times New Roman" w:hAnsi="Times New Roman" w:cs="Times New Roman"/>
        </w:rPr>
        <w:instrText xml:space="preserve"> ADDIN ZOTERO_ITEM CSL_CITATION {"citationID":"daQgBuj3","properties":{"formattedCitation":"(Altschul et al., 1990)","plainCitation":"(Altschul et al., 1990)","noteIndex":0},"citationItems":[{"id":4645,"uris":["http://zotero.org/users/11161907/items/UE39DHQW"],"itemData":{"id":4645,"type":"article-journal","abstract":"A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Biology","DOI":"10.1016/S0022-2836(05)80360-2","ISSN":"0022-2836","issue":"3","journalAbbreviation":"Journal of Molecular Biology","page":"403-410","source":"ScienceDirect","title":"Basic local alignment search tool","volume":"215","author":[{"family":"Altschul","given":"Stephen F."},{"family":"Gish","given":"Warren"},{"family":"Miller","given":"Webb"},{"family":"Myers","given":"Eugene W."},{"family":"Lipman","given":"David J."}],"issued":{"date-parts":[["1990",10,5]]}}}],"schema":"https://github.com/citation-style-language/schema/raw/master/csl-citation.json"} </w:instrText>
      </w:r>
      <w:r w:rsidR="00D4618C" w:rsidRPr="002335F1">
        <w:rPr>
          <w:rFonts w:ascii="Times New Roman" w:hAnsi="Times New Roman" w:cs="Times New Roman"/>
        </w:rPr>
        <w:fldChar w:fldCharType="separate"/>
      </w:r>
      <w:r w:rsidR="00D4618C" w:rsidRPr="002335F1">
        <w:rPr>
          <w:rFonts w:ascii="Times New Roman" w:hAnsi="Times New Roman" w:cs="Times New Roman"/>
          <w:noProof/>
        </w:rPr>
        <w:t>(Altschul et al., 1990)</w:t>
      </w:r>
      <w:r w:rsidR="00D4618C" w:rsidRPr="002335F1">
        <w:rPr>
          <w:rFonts w:ascii="Times New Roman" w:hAnsi="Times New Roman" w:cs="Times New Roman"/>
        </w:rPr>
        <w:fldChar w:fldCharType="end"/>
      </w:r>
      <w:r w:rsidRPr="002335F1">
        <w:rPr>
          <w:rFonts w:ascii="Times New Roman" w:hAnsi="Times New Roman" w:cs="Times New Roman"/>
        </w:rPr>
        <w:t xml:space="preserve"> in order to determine nucleotide differences within each species. Subsequently, a multiple alignment was performed for our sequences and those of the same species deposited in GenBank.</w:t>
      </w:r>
    </w:p>
    <w:p w14:paraId="4FFB719E"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Interaction data collection</w:t>
      </w:r>
      <w:r w:rsidR="00EF6A58" w:rsidRPr="002335F1">
        <w:rPr>
          <w:rFonts w:ascii="Times New Roman" w:hAnsi="Times New Roman" w:cs="Times New Roman"/>
          <w:i/>
          <w:iCs/>
          <w:sz w:val="28"/>
          <w:szCs w:val="28"/>
        </w:rPr>
        <w:t>.</w:t>
      </w:r>
    </w:p>
    <w:p w14:paraId="7C42A88A" w14:textId="266DC32B" w:rsidR="00F7194A" w:rsidRPr="002335F1" w:rsidRDefault="00E81FE8" w:rsidP="00B920C7">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Six months after the release, all tortoises were monitored daily throughout a six-week period, from February to March, 2019. During this period, we carried out </w:t>
      </w:r>
      <w:ins w:id="78" w:author="Iago Ferreiro Arias" w:date="2024-11-26T12:11:00Z">
        <w:r w:rsidR="00E7018C">
          <w:rPr>
            <w:rFonts w:ascii="Times New Roman" w:hAnsi="Times New Roman" w:cs="Times New Roman"/>
          </w:rPr>
          <w:t xml:space="preserve">daily </w:t>
        </w:r>
      </w:ins>
      <w:r w:rsidRPr="002335F1">
        <w:rPr>
          <w:rFonts w:ascii="Times New Roman" w:hAnsi="Times New Roman" w:cs="Times New Roman"/>
        </w:rPr>
        <w:t>focal observations of each</w:t>
      </w:r>
      <w:r w:rsidR="00BC7755" w:rsidRPr="002335F1">
        <w:rPr>
          <w:rFonts w:ascii="Times New Roman" w:hAnsi="Times New Roman" w:cs="Times New Roman"/>
        </w:rPr>
        <w:t xml:space="preserve"> individual</w:t>
      </w:r>
      <w:r w:rsidRPr="002335F1">
        <w:rPr>
          <w:rFonts w:ascii="Times New Roman" w:hAnsi="Times New Roman" w:cs="Times New Roman"/>
        </w:rPr>
        <w:t xml:space="preserve"> tortoise for 30 minutes</w:t>
      </w:r>
      <w:commentRangeStart w:id="79"/>
      <w:r w:rsidRPr="002335F1">
        <w:rPr>
          <w:rFonts w:ascii="Times New Roman" w:hAnsi="Times New Roman" w:cs="Times New Roman"/>
        </w:rPr>
        <w:t xml:space="preserve">, contingent upon the feasibility of locating </w:t>
      </w:r>
      <w:r w:rsidR="00BC7755" w:rsidRPr="002335F1">
        <w:rPr>
          <w:rFonts w:ascii="Times New Roman" w:hAnsi="Times New Roman" w:cs="Times New Roman"/>
        </w:rPr>
        <w:t>them</w:t>
      </w:r>
      <w:commentRangeEnd w:id="79"/>
      <w:r w:rsidR="00EA4A86">
        <w:rPr>
          <w:rStyle w:val="CommentReference"/>
        </w:rPr>
        <w:commentReference w:id="79"/>
      </w:r>
      <w:r w:rsidRPr="002335F1">
        <w:rPr>
          <w:rFonts w:ascii="Times New Roman" w:hAnsi="Times New Roman" w:cs="Times New Roman"/>
        </w:rPr>
        <w:t xml:space="preserve">. </w:t>
      </w:r>
      <w:r w:rsidR="00F7194A" w:rsidRPr="002335F1">
        <w:rPr>
          <w:rFonts w:ascii="Times New Roman" w:hAnsi="Times New Roman" w:cs="Times New Roman"/>
        </w:rPr>
        <w:t>In each focal observation, we recorded the GPS location, activity, and feeding behaviour of each individual, including the identification of plant species and the specific parts consumed (e.g., le</w:t>
      </w:r>
      <w:r w:rsidR="008553BE" w:rsidRPr="002335F1">
        <w:rPr>
          <w:rFonts w:ascii="Times New Roman" w:hAnsi="Times New Roman" w:cs="Times New Roman"/>
        </w:rPr>
        <w:t>aves, fruits…), thus characteris</w:t>
      </w:r>
      <w:r w:rsidR="00F7194A" w:rsidRPr="002335F1">
        <w:rPr>
          <w:rFonts w:ascii="Times New Roman" w:hAnsi="Times New Roman" w:cs="Times New Roman"/>
        </w:rPr>
        <w:t>ing each interaction as antagonistic (i.e., browsing</w:t>
      </w:r>
      <w:r w:rsidR="00BC7755" w:rsidRPr="002335F1">
        <w:rPr>
          <w:rFonts w:ascii="Times New Roman" w:hAnsi="Times New Roman" w:cs="Times New Roman"/>
        </w:rPr>
        <w:t xml:space="preserve"> and</w:t>
      </w:r>
      <w:r w:rsidR="00F7194A" w:rsidRPr="002335F1">
        <w:rPr>
          <w:rFonts w:ascii="Times New Roman" w:hAnsi="Times New Roman" w:cs="Times New Roman"/>
        </w:rPr>
        <w:t xml:space="preserve"> grazing)</w:t>
      </w:r>
      <w:r w:rsidR="00F57EDF" w:rsidRPr="002335F1">
        <w:rPr>
          <w:rFonts w:ascii="Times New Roman" w:hAnsi="Times New Roman" w:cs="Times New Roman"/>
        </w:rPr>
        <w:t xml:space="preserve"> or mutualistic (i.e., </w:t>
      </w:r>
      <w:ins w:id="80" w:author="Iago Ferreiro Arias" w:date="2024-11-26T12:11:00Z">
        <w:r w:rsidR="00E7018C">
          <w:rPr>
            <w:rFonts w:ascii="Times New Roman" w:hAnsi="Times New Roman" w:cs="Times New Roman"/>
          </w:rPr>
          <w:t xml:space="preserve">frugivory and </w:t>
        </w:r>
      </w:ins>
      <w:r w:rsidR="00F57EDF" w:rsidRPr="002335F1">
        <w:rPr>
          <w:rFonts w:ascii="Times New Roman" w:hAnsi="Times New Roman" w:cs="Times New Roman"/>
        </w:rPr>
        <w:t>seed dispersal</w:t>
      </w:r>
      <w:r w:rsidR="00F7194A" w:rsidRPr="002335F1">
        <w:rPr>
          <w:rFonts w:ascii="Times New Roman" w:hAnsi="Times New Roman" w:cs="Times New Roman"/>
        </w:rPr>
        <w:t>)</w:t>
      </w:r>
      <w:r w:rsidRPr="002335F1">
        <w:rPr>
          <w:rFonts w:ascii="Times New Roman" w:hAnsi="Times New Roman" w:cs="Times New Roman"/>
        </w:rPr>
        <w:t>.  When available during focal observations, we collected faeces from the tortoises, safely identify</w:t>
      </w:r>
      <w:r w:rsidR="008553BE" w:rsidRPr="002335F1">
        <w:rPr>
          <w:rFonts w:ascii="Times New Roman" w:hAnsi="Times New Roman" w:cs="Times New Roman"/>
        </w:rPr>
        <w:t>ing each scat with the corresponding</w:t>
      </w:r>
      <w:r w:rsidRPr="002335F1">
        <w:rPr>
          <w:rFonts w:ascii="Times New Roman" w:hAnsi="Times New Roman" w:cs="Times New Roman"/>
        </w:rPr>
        <w:t xml:space="preserve"> individual. A total of three dung piles per individual were retrieved, with each scat stored in a</w:t>
      </w:r>
      <w:r w:rsidR="00F7194A" w:rsidRPr="002335F1">
        <w:rPr>
          <w:rFonts w:ascii="Times New Roman" w:hAnsi="Times New Roman" w:cs="Times New Roman"/>
        </w:rPr>
        <w:t>n</w:t>
      </w:r>
      <w:r w:rsidRPr="002335F1">
        <w:rPr>
          <w:rFonts w:ascii="Times New Roman" w:hAnsi="Times New Roman" w:cs="Times New Roman"/>
        </w:rPr>
        <w:t xml:space="preserve"> individual zip-lock bag duly labelled</w:t>
      </w:r>
      <w:r w:rsidR="00F7194A" w:rsidRPr="002335F1">
        <w:rPr>
          <w:rFonts w:ascii="Times New Roman" w:hAnsi="Times New Roman" w:cs="Times New Roman"/>
        </w:rPr>
        <w:t>.</w:t>
      </w:r>
      <w:r w:rsidRPr="002335F1">
        <w:rPr>
          <w:rFonts w:ascii="Times New Roman" w:hAnsi="Times New Roman" w:cs="Times New Roman"/>
        </w:rPr>
        <w:t xml:space="preserve"> Scats collected were placed on aluminium baking trays and undigested macroscopic material such as fruits and large visible seeds were manually extracted. Seeds were counted using a </w:t>
      </w:r>
      <w:r w:rsidR="00CE39A9" w:rsidRPr="002335F1">
        <w:rPr>
          <w:rFonts w:ascii="Times New Roman" w:hAnsi="Times New Roman" w:cs="Times New Roman"/>
        </w:rPr>
        <w:t>magnifier</w:t>
      </w:r>
      <w:r w:rsidRPr="002335F1">
        <w:rPr>
          <w:rFonts w:ascii="Times New Roman" w:hAnsi="Times New Roman" w:cs="Times New Roman"/>
        </w:rPr>
        <w:t xml:space="preserve"> and identified </w:t>
      </w:r>
      <w:r w:rsidR="00F7194A" w:rsidRPr="002335F1">
        <w:rPr>
          <w:rFonts w:ascii="Times New Roman" w:hAnsi="Times New Roman" w:cs="Times New Roman"/>
        </w:rPr>
        <w:t xml:space="preserve">visually </w:t>
      </w:r>
      <w:r w:rsidRPr="002335F1">
        <w:rPr>
          <w:rFonts w:ascii="Times New Roman" w:hAnsi="Times New Roman" w:cs="Times New Roman"/>
        </w:rPr>
        <w:t xml:space="preserve">at species level using local flora field guides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{"citationID":"Mwj1WNpd","properties":{"formattedCitation":"(Castle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(Castle and Mileto, 1994; Hansen and Laboudallon, 2016)</w:t>
      </w:r>
      <w:r w:rsidR="00B920C7" w:rsidRPr="002335F1">
        <w:rPr>
          <w:rFonts w:ascii="Times New Roman" w:hAnsi="Times New Roman" w:cs="Times New Roman"/>
        </w:rPr>
        <w:fldChar w:fldCharType="end"/>
      </w:r>
      <w:r w:rsidRPr="002335F1">
        <w:rPr>
          <w:rFonts w:ascii="Times New Roman" w:hAnsi="Times New Roman" w:cs="Times New Roman"/>
        </w:rPr>
        <w:t xml:space="preserve">. All the seeds </w:t>
      </w:r>
      <w:r w:rsidRPr="002335F1">
        <w:rPr>
          <w:rFonts w:ascii="Times New Roman" w:hAnsi="Times New Roman" w:cs="Times New Roman"/>
        </w:rPr>
        <w:lastRenderedPageBreak/>
        <w:t xml:space="preserve">extracted from faeces were separated in order to count the total number of seeds per plant species. </w:t>
      </w:r>
    </w:p>
    <w:p w14:paraId="2448B6C9" w14:textId="28BD5CCC"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The remaining organic matter</w:t>
      </w:r>
      <w:r w:rsidR="00F7194A" w:rsidRPr="002335F1">
        <w:rPr>
          <w:rFonts w:ascii="Times New Roman" w:hAnsi="Times New Roman" w:cs="Times New Roman"/>
        </w:rPr>
        <w:t xml:space="preserve"> corresponding to leaves and grasses</w:t>
      </w:r>
      <w:r w:rsidRPr="002335F1">
        <w:rPr>
          <w:rFonts w:ascii="Times New Roman" w:hAnsi="Times New Roman" w:cs="Times New Roman"/>
        </w:rPr>
        <w:t xml:space="preserve"> that could not be identified </w:t>
      </w:r>
      <w:r w:rsidR="00F7194A" w:rsidRPr="002335F1">
        <w:rPr>
          <w:rFonts w:ascii="Times New Roman" w:hAnsi="Times New Roman" w:cs="Times New Roman"/>
          <w:i/>
          <w:iCs/>
        </w:rPr>
        <w:t>in</w:t>
      </w:r>
      <w:r w:rsidRPr="002335F1">
        <w:rPr>
          <w:rFonts w:ascii="Times New Roman" w:hAnsi="Times New Roman" w:cs="Times New Roman"/>
          <w:i/>
          <w:iCs/>
        </w:rPr>
        <w:t xml:space="preserve">-situ </w:t>
      </w:r>
      <w:r w:rsidRPr="002335F1">
        <w:rPr>
          <w:rFonts w:ascii="Times New Roman" w:hAnsi="Times New Roman" w:cs="Times New Roman"/>
        </w:rPr>
        <w:t>was dried and stored in a zip</w:t>
      </w:r>
      <w:r w:rsidR="009937A7" w:rsidRPr="002335F1">
        <w:rPr>
          <w:rFonts w:ascii="Times New Roman" w:hAnsi="Times New Roman" w:cs="Times New Roman"/>
        </w:rPr>
        <w:t>-</w:t>
      </w:r>
      <w:r w:rsidRPr="002335F1">
        <w:rPr>
          <w:rFonts w:ascii="Times New Roman" w:hAnsi="Times New Roman" w:cs="Times New Roman"/>
        </w:rPr>
        <w:t>lock bag with silica gel for posterior analysis in the laboratory. In order to avoid exchange of plant material and, thus, cross-contamination between samples, all the instruments were washed, rinsed and dried.</w:t>
      </w:r>
      <w:r w:rsidR="00F7194A" w:rsidRPr="002335F1">
        <w:rPr>
          <w:rFonts w:ascii="Times New Roman" w:hAnsi="Times New Roman" w:cs="Times New Roman"/>
        </w:rPr>
        <w:t xml:space="preserve"> Once completely dry, each sample was gro</w:t>
      </w:r>
      <w:r w:rsidR="00FC046B" w:rsidRPr="002335F1">
        <w:rPr>
          <w:rFonts w:ascii="Times New Roman" w:hAnsi="Times New Roman" w:cs="Times New Roman"/>
        </w:rPr>
        <w:t>und, mixed, and homogenised using</w:t>
      </w:r>
      <w:r w:rsidR="00F7194A" w:rsidRPr="002335F1">
        <w:rPr>
          <w:rFonts w:ascii="Times New Roman" w:hAnsi="Times New Roman" w:cs="Times New Roman"/>
        </w:rPr>
        <w:t xml:space="preserve"> a </w:t>
      </w:r>
      <w:proofErr w:type="spellStart"/>
      <w:r w:rsidR="00F7194A" w:rsidRPr="002335F1">
        <w:rPr>
          <w:rFonts w:ascii="Times New Roman" w:hAnsi="Times New Roman" w:cs="Times New Roman"/>
        </w:rPr>
        <w:t>Moulinex</w:t>
      </w:r>
      <w:proofErr w:type="spellEnd"/>
      <w:r w:rsidR="00F7194A" w:rsidRPr="002335F1">
        <w:rPr>
          <w:rFonts w:ascii="Times New Roman" w:hAnsi="Times New Roman" w:cs="Times New Roman"/>
        </w:rPr>
        <w:t xml:space="preserve"> </w:t>
      </w:r>
      <w:proofErr w:type="spellStart"/>
      <w:r w:rsidR="00F7194A" w:rsidRPr="002335F1">
        <w:rPr>
          <w:rFonts w:ascii="Times New Roman" w:hAnsi="Times New Roman" w:cs="Times New Roman"/>
        </w:rPr>
        <w:t>Multimo</w:t>
      </w:r>
      <w:r w:rsidR="00A81C32" w:rsidRPr="002335F1">
        <w:rPr>
          <w:rFonts w:ascii="Times New Roman" w:hAnsi="Times New Roman" w:cs="Times New Roman"/>
        </w:rPr>
        <w:t>ulinette</w:t>
      </w:r>
      <w:proofErr w:type="spellEnd"/>
      <w:r w:rsidR="00A81C32" w:rsidRPr="002335F1">
        <w:rPr>
          <w:rFonts w:ascii="Times New Roman" w:hAnsi="Times New Roman" w:cs="Times New Roman"/>
        </w:rPr>
        <w:t xml:space="preserve"> chopper. To extract</w:t>
      </w:r>
      <w:r w:rsidR="00F7194A" w:rsidRPr="002335F1">
        <w:rPr>
          <w:rFonts w:ascii="Times New Roman" w:hAnsi="Times New Roman" w:cs="Times New Roman"/>
        </w:rPr>
        <w:t xml:space="preserve"> </w:t>
      </w:r>
      <w:r w:rsidR="00E12392" w:rsidRPr="002335F1">
        <w:rPr>
          <w:rFonts w:ascii="Times New Roman" w:hAnsi="Times New Roman" w:cs="Times New Roman"/>
        </w:rPr>
        <w:t>DNA for m</w:t>
      </w:r>
      <w:r w:rsidR="00F7194A" w:rsidRPr="002335F1">
        <w:rPr>
          <w:rFonts w:ascii="Times New Roman" w:hAnsi="Times New Roman" w:cs="Times New Roman"/>
        </w:rPr>
        <w:t xml:space="preserve">etabarcoding analyses, 180 mg of each sample was used following the </w:t>
      </w:r>
      <w:proofErr w:type="spellStart"/>
      <w:r w:rsidR="00F7194A" w:rsidRPr="002335F1">
        <w:rPr>
          <w:rFonts w:ascii="Times New Roman" w:hAnsi="Times New Roman" w:cs="Times New Roman"/>
        </w:rPr>
        <w:t>QIAmp</w:t>
      </w:r>
      <w:proofErr w:type="spellEnd"/>
      <w:r w:rsidR="00F7194A" w:rsidRPr="002335F1">
        <w:rPr>
          <w:rFonts w:ascii="Times New Roman" w:hAnsi="Times New Roman" w:cs="Times New Roman"/>
        </w:rPr>
        <w:t xml:space="preserve"> Fast DNA Stool Mini Kit protocol (Qiagen, Manchester, UK). We took three replicates per sample, resulting in a total </w:t>
      </w:r>
      <w:r w:rsidR="00A81C32" w:rsidRPr="002335F1">
        <w:rPr>
          <w:rFonts w:ascii="Times New Roman" w:hAnsi="Times New Roman" w:cs="Times New Roman"/>
        </w:rPr>
        <w:t>of 90 replicates from which</w:t>
      </w:r>
      <w:r w:rsidR="00F7194A" w:rsidRPr="002335F1">
        <w:rPr>
          <w:rFonts w:ascii="Times New Roman" w:hAnsi="Times New Roman" w:cs="Times New Roman"/>
        </w:rPr>
        <w:t xml:space="preserve"> DNA was extracted and sequenced. Subsequently, we carried out an agarose gel electrophoresis to verify that the resulting extractions had enough DNA content. DNA concentration was measured using a Qubit </w:t>
      </w:r>
      <w:proofErr w:type="spellStart"/>
      <w:r w:rsidR="00F7194A" w:rsidRPr="002335F1">
        <w:rPr>
          <w:rFonts w:ascii="Times New Roman" w:hAnsi="Times New Roman" w:cs="Times New Roman"/>
        </w:rPr>
        <w:t>Flourometer</w:t>
      </w:r>
      <w:proofErr w:type="spellEnd"/>
      <w:r w:rsidR="00F7194A" w:rsidRPr="002335F1">
        <w:rPr>
          <w:rFonts w:ascii="Times New Roman" w:hAnsi="Times New Roman" w:cs="Times New Roman"/>
        </w:rPr>
        <w:t xml:space="preserve"> (Mardis &amp; McCombie, 2017). DNA </w:t>
      </w:r>
      <w:proofErr w:type="spellStart"/>
      <w:r w:rsidR="00F7194A" w:rsidRPr="002335F1">
        <w:rPr>
          <w:rFonts w:ascii="Times New Roman" w:hAnsi="Times New Roman" w:cs="Times New Roman"/>
        </w:rPr>
        <w:t>metabacording</w:t>
      </w:r>
      <w:proofErr w:type="spellEnd"/>
      <w:r w:rsidR="00F7194A" w:rsidRPr="002335F1">
        <w:rPr>
          <w:rFonts w:ascii="Times New Roman" w:hAnsi="Times New Roman" w:cs="Times New Roman"/>
        </w:rPr>
        <w:t xml:space="preserve"> analyses from faecal samples were performed by the Exeter Sequencing Service (Exeter, United Kingdom), where 90 Amplicon libraries (ITS-2) and a unique MID-tag combination were created for each sample, allowing us tracing back not only DNA sequences, but also individual faecal sam</w:t>
      </w:r>
      <w:r w:rsidR="00A81C32" w:rsidRPr="002335F1">
        <w:rPr>
          <w:rFonts w:ascii="Times New Roman" w:hAnsi="Times New Roman" w:cs="Times New Roman"/>
        </w:rPr>
        <w:t>ples. To ensure that samples were</w:t>
      </w:r>
      <w:r w:rsidR="00F7194A" w:rsidRPr="002335F1">
        <w:rPr>
          <w:rFonts w:ascii="Times New Roman" w:hAnsi="Times New Roman" w:cs="Times New Roman"/>
        </w:rPr>
        <w:t xml:space="preserve"> suitable for sequencing and </w:t>
      </w:r>
      <w:r w:rsidR="00A81C32" w:rsidRPr="002335F1">
        <w:rPr>
          <w:rFonts w:ascii="Times New Roman" w:hAnsi="Times New Roman" w:cs="Times New Roman"/>
        </w:rPr>
        <w:t>to minimise</w:t>
      </w:r>
      <w:r w:rsidR="00F7194A" w:rsidRPr="002335F1">
        <w:rPr>
          <w:rFonts w:ascii="Times New Roman" w:hAnsi="Times New Roman" w:cs="Times New Roman"/>
        </w:rPr>
        <w:t xml:space="preserve"> errors during </w:t>
      </w:r>
      <w:r w:rsidR="00A81C32" w:rsidRPr="002335F1">
        <w:rPr>
          <w:rFonts w:ascii="Times New Roman" w:hAnsi="Times New Roman" w:cs="Times New Roman"/>
        </w:rPr>
        <w:t>the sequencing process</w:t>
      </w:r>
      <w:r w:rsidR="00F7194A" w:rsidRPr="002335F1">
        <w:rPr>
          <w:rFonts w:ascii="Times New Roman" w:hAnsi="Times New Roman" w:cs="Times New Roman"/>
        </w:rPr>
        <w:t>, a pool quality control (QC) was performed</w:t>
      </w:r>
      <w:r w:rsidR="00A81C32" w:rsidRPr="002335F1">
        <w:rPr>
          <w:rFonts w:ascii="Times New Roman" w:hAnsi="Times New Roman" w:cs="Times New Roman"/>
        </w:rPr>
        <w:t>. E</w:t>
      </w:r>
      <w:r w:rsidR="00F7194A" w:rsidRPr="002335F1">
        <w:rPr>
          <w:rFonts w:ascii="Times New Roman" w:hAnsi="Times New Roman" w:cs="Times New Roman"/>
        </w:rPr>
        <w:t xml:space="preserve">ach library was </w:t>
      </w:r>
      <w:r w:rsidR="00A81C32" w:rsidRPr="002335F1">
        <w:rPr>
          <w:rFonts w:ascii="Times New Roman" w:hAnsi="Times New Roman" w:cs="Times New Roman"/>
        </w:rPr>
        <w:t xml:space="preserve">then </w:t>
      </w:r>
      <w:r w:rsidR="00F7194A" w:rsidRPr="002335F1">
        <w:rPr>
          <w:rFonts w:ascii="Times New Roman" w:hAnsi="Times New Roman" w:cs="Times New Roman"/>
        </w:rPr>
        <w:t xml:space="preserve">sequenced separately using 300 bp paired end reads on an Illumina </w:t>
      </w:r>
      <w:proofErr w:type="spellStart"/>
      <w:r w:rsidR="00F7194A" w:rsidRPr="002335F1">
        <w:rPr>
          <w:rFonts w:ascii="Times New Roman" w:hAnsi="Times New Roman" w:cs="Times New Roman"/>
        </w:rPr>
        <w:t>HIseq</w:t>
      </w:r>
      <w:proofErr w:type="spellEnd"/>
      <w:r w:rsidR="00F7194A" w:rsidRPr="002335F1">
        <w:rPr>
          <w:rFonts w:ascii="Times New Roman" w:hAnsi="Times New Roman" w:cs="Times New Roman"/>
        </w:rPr>
        <w:t xml:space="preserve"> 2500 rapid run (Illumina, San Diego, CA). To this end, we used the </w:t>
      </w:r>
      <w:proofErr w:type="spellStart"/>
      <w:r w:rsidR="00F7194A" w:rsidRPr="002335F1">
        <w:rPr>
          <w:rFonts w:ascii="Times New Roman" w:hAnsi="Times New Roman" w:cs="Times New Roman"/>
        </w:rPr>
        <w:t>UniPlantF</w:t>
      </w:r>
      <w:proofErr w:type="spellEnd"/>
      <w:r w:rsidR="00F7194A" w:rsidRPr="002335F1">
        <w:rPr>
          <w:rFonts w:ascii="Times New Roman" w:hAnsi="Times New Roman" w:cs="Times New Roman"/>
        </w:rPr>
        <w:t xml:space="preserve"> and </w:t>
      </w:r>
      <w:proofErr w:type="spellStart"/>
      <w:r w:rsidR="00F7194A" w:rsidRPr="002335F1">
        <w:rPr>
          <w:rFonts w:ascii="Times New Roman" w:hAnsi="Times New Roman" w:cs="Times New Roman"/>
        </w:rPr>
        <w:t>UniplantR</w:t>
      </w:r>
      <w:proofErr w:type="spellEnd"/>
      <w:r w:rsidR="00F7194A" w:rsidRPr="002335F1">
        <w:rPr>
          <w:rFonts w:ascii="Times New Roman" w:hAnsi="Times New Roman" w:cs="Times New Roman"/>
        </w:rPr>
        <w:t xml:space="preserve"> primers previously described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{"citationID":"0UU9rM95","properties":{"formattedCitation":"(Moorhouse-Gann et al., 2018)","plainCitation":"(Moorhouse-Gann et al., 2018)","noteIndex":0},"citationItems":[{"id":4558,"uris":["http://zotero.org/users/11161907/items/H9BRHJZD"],"itemData":{"id":4558,"type":"article-journal","abstract":"DNA metabarcoding is a rapidly growing technique for obtaining detailed dietary information. Current metabarcoding methods for herbivory, using a single locus, can lack taxonomic resolution for some applications. We present novel primers for the second internal transcribed spacer of nuclear ribosomal DNA (ITS2) designed for dietary studies in Mauritius and the UK, which have the potential to give unrivalled taxonomic coverage and resolution from a short-amplicon barcode. In silico testing used three databases of plant ITS2 sequences from UK and Mauritian floras (native and introduced) totalling 6561 sequences from 1790 species across 174 families. Our primers were well-matched in silico to 88% of species, providing taxonomic resolution of 86.1%, 99.4% and 99.9% at the species, genus and family levels, respectively. In vitro, the primers amplified 99% of Mauritian (n = 169) and 100% of UK (n = 33) species, and co-amplified multiple plant species from degraded faecal DNA from reptiles and birds in two case studies. For the ITS2 region, we advocate taxonomic assignment based on best sequence match instead of a clustering approach. With short amplicons of 187–387 bp, these primers are suitable for metabarcoding plant DNA from faecal samples, across a broad geographic range, whilst delivering unparalleled taxonomic resolution.","container-title":"Scientific Reports","DOI":"10.1038/s41598-018-26648-2","ISSN":"2045-2322","issue":"1","journalAbbreviation":"Sci Rep","language":"en","license":"2018 The Author(s)","note":"publisher: Nature Publishing Group","page":"8542","source":"www.nature.com","title":"New universal ITS2 primers for high-resolution herbivory analyses using DNA metabarcoding in both tropical and temperate zones","volume":"8","author":[{"family":"Moorhouse-Gann","given":"Rosemary J."},{"family":"Dunn","given":"Jenny C."},{"family":"Vere","given":"Natasha","non-dropping-particle":"de"},{"family":"Goder","given":"Martine"},{"family":"Cole","given":"Nik"},{"family":"Hipperson","given":"Helen"},{"family":"Symondson","given":"William O. C."}],"issued":{"date-parts":[["2018",6,4]]}}}],"schema":"https://github.com/citation-style-language/schema/raw/master/csl-citation.json"}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(Moorhouse-Gann et al., 2018)</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All ITS-2 sequences were trimmed using </w:t>
      </w:r>
      <w:proofErr w:type="spellStart"/>
      <w:r w:rsidR="00F7194A" w:rsidRPr="002335F1">
        <w:rPr>
          <w:rFonts w:ascii="Times New Roman" w:hAnsi="Times New Roman" w:cs="Times New Roman"/>
        </w:rPr>
        <w:t>Cutadapt</w:t>
      </w:r>
      <w:proofErr w:type="spellEnd"/>
      <w:r w:rsidR="00F7194A" w:rsidRPr="002335F1">
        <w:rPr>
          <w:rFonts w:ascii="Times New Roman" w:hAnsi="Times New Roman" w:cs="Times New Roman"/>
        </w:rPr>
        <w:t xml:space="preserve">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{"citationID":"DE0NN0FC","properties":{"formattedCitation":"(Martin, 2011)","plainCitation":"(Martin, 2011)","noteIndex":0},"citationItems":[{"id":4551,"uris":["http://zotero.org/users/11161907/items/XZ8MMBBU"],"itemData":{"id":4551,"type":"article-journal","abstract":"When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(c)","note":"number: 1","page":"10-12","source":"journal.embnet.org","title":"Cutadapt removes adapter sequences from high-throughput sequencing reads","volume":"17","author":[{"family":"Martin","given":"Marcel"}],"issued":{"date-parts":[["2011",5,2]]}}}],"schema":"https://github.com/citation-style-language/schema/raw/master/csl-citation.json"}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(Martin, 2011)</w:t>
      </w:r>
      <w:r w:rsidR="00B920C7" w:rsidRPr="002335F1">
        <w:rPr>
          <w:rFonts w:ascii="Times New Roman" w:hAnsi="Times New Roman" w:cs="Times New Roman"/>
        </w:rPr>
        <w:fldChar w:fldCharType="end"/>
      </w:r>
      <w:r w:rsidR="00B920C7" w:rsidRPr="002335F1">
        <w:rPr>
          <w:rFonts w:ascii="Times New Roman" w:hAnsi="Times New Roman" w:cs="Times New Roman"/>
        </w:rPr>
        <w:t xml:space="preserve"> </w:t>
      </w:r>
      <w:r w:rsidR="00F7194A" w:rsidRPr="002335F1">
        <w:rPr>
          <w:rFonts w:ascii="Times New Roman" w:hAnsi="Times New Roman" w:cs="Times New Roman"/>
        </w:rPr>
        <w:t xml:space="preserve">to remove low quality sequences, and a second round of trimming removed PCR primers (for amplifying ITS-2). </w:t>
      </w:r>
      <w:bookmarkStart w:id="81" w:name="OLE_LINK1"/>
      <w:bookmarkStart w:id="82" w:name="OLE_LINK2"/>
      <w:r w:rsidR="00F7194A" w:rsidRPr="002335F1">
        <w:rPr>
          <w:rFonts w:ascii="Times New Roman" w:hAnsi="Times New Roman" w:cs="Times New Roman"/>
        </w:rPr>
        <w:t xml:space="preserve">A total of 215,792 sequences containing the ITS-2 spacer from </w:t>
      </w:r>
      <w:proofErr w:type="spellStart"/>
      <w:r w:rsidR="00F7194A" w:rsidRPr="002335F1">
        <w:rPr>
          <w:rFonts w:ascii="Times New Roman" w:hAnsi="Times New Roman" w:cs="Times New Roman"/>
          <w:i/>
          <w:iCs/>
        </w:rPr>
        <w:t>Streptophyta</w:t>
      </w:r>
      <w:proofErr w:type="spellEnd"/>
      <w:r w:rsidR="00F7194A" w:rsidRPr="002335F1">
        <w:rPr>
          <w:rFonts w:ascii="Times New Roman" w:hAnsi="Times New Roman" w:cs="Times New Roman"/>
        </w:rPr>
        <w:t xml:space="preserve"> were downloaded from the NCBI Nucleotide </w:t>
      </w:r>
      <w:r w:rsidR="00F7194A" w:rsidRPr="002335F1">
        <w:rPr>
          <w:rFonts w:ascii="Times New Roman" w:hAnsi="Times New Roman" w:cs="Times New Roman"/>
        </w:rPr>
        <w:lastRenderedPageBreak/>
        <w:t>Database and used to create a library for use in</w:t>
      </w:r>
      <w:r w:rsidR="00A81C32" w:rsidRPr="002335F1">
        <w:rPr>
          <w:rFonts w:ascii="Times New Roman" w:hAnsi="Times New Roman" w:cs="Times New Roman"/>
        </w:rPr>
        <w:t xml:space="preserve"> the</w:t>
      </w:r>
      <w:r w:rsidR="00F7194A" w:rsidRPr="002335F1">
        <w:rPr>
          <w:rFonts w:ascii="Times New Roman" w:hAnsi="Times New Roman" w:cs="Times New Roman"/>
        </w:rPr>
        <w:t xml:space="preserve"> QIIME2 platform </w:t>
      </w:r>
      <w:bookmarkEnd w:id="81"/>
      <w:bookmarkEnd w:id="82"/>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{"citationID":"vLFQhD37","properties":{"formattedCitation":"(Bolyen et al., 2019)","plainCitation":"(Bolyen et al., 2019)","noteIndex":0},"citationItems":[{"id":4499,"uris":["http://zotero.org/users/11161907/items/MKHC8X38"],"itemData":{"id":4499,"type":"article-journal","container-title":"Nature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(Bolyen et al., 2019)</w:t>
      </w:r>
      <w:r w:rsidR="009937A7" w:rsidRPr="002335F1">
        <w:rPr>
          <w:rFonts w:ascii="Times New Roman" w:hAnsi="Times New Roman" w:cs="Times New Roman"/>
        </w:rPr>
        <w:fldChar w:fldCharType="end"/>
      </w:r>
      <w:r w:rsidR="00A81C32" w:rsidRPr="002335F1">
        <w:rPr>
          <w:rFonts w:ascii="Times New Roman" w:hAnsi="Times New Roman" w:cs="Times New Roman"/>
        </w:rPr>
        <w:t>. Paired-</w:t>
      </w:r>
      <w:r w:rsidR="00F7194A" w:rsidRPr="002335F1">
        <w:rPr>
          <w:rFonts w:ascii="Times New Roman" w:hAnsi="Times New Roman" w:cs="Times New Roman"/>
        </w:rPr>
        <w:t xml:space="preserve">end sequences were imported into QIIME2 and denoised using the DADA2 plugin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{"citationID":"xAtGBFXd","properties":{"formattedCitation":"(Callahan et al., 2016)","plainCitation":"(Callahan et al., 2016)","noteIndex":0},"citationItems":[{"id":4339,"uris":["http://zotero.org/users/11161907/items/ALSBWD95"],"itemData":{"id":4339,"type":"article-journal","abstract":"DADA2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(Callahan et al., 2016)</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w:t>
      </w:r>
      <w:r w:rsidR="00A81C32" w:rsidRPr="002335F1">
        <w:rPr>
          <w:rFonts w:ascii="Times New Roman" w:hAnsi="Times New Roman" w:cs="Times New Roman"/>
        </w:rPr>
        <w:t>Samples with fewer than 500 assembled reads after denoising were excluded from these analyses</w:t>
      </w:r>
      <w:r w:rsidR="00F7194A" w:rsidRPr="002335F1">
        <w:rPr>
          <w:rFonts w:ascii="Times New Roman" w:hAnsi="Times New Roman" w:cs="Times New Roman"/>
        </w:rPr>
        <w:t>.</w:t>
      </w:r>
    </w:p>
    <w:p w14:paraId="14991237"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Data analysis</w:t>
      </w:r>
      <w:r w:rsidR="00EF6A58" w:rsidRPr="002335F1">
        <w:rPr>
          <w:rFonts w:ascii="Times New Roman" w:hAnsi="Times New Roman" w:cs="Times New Roman"/>
          <w:i/>
          <w:iCs/>
          <w:sz w:val="28"/>
          <w:szCs w:val="28"/>
        </w:rPr>
        <w:t>.</w:t>
      </w:r>
    </w:p>
    <w:p w14:paraId="4F5C8F9C" w14:textId="5CA2BE56" w:rsidR="006E37A6" w:rsidRPr="002335F1" w:rsidRDefault="009D04FB" w:rsidP="00F7194A">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We assessed sampling completeness by building up accumulation curves of distinct pairwise interaction in </w:t>
      </w:r>
      <w:r w:rsidR="00254C72" w:rsidRPr="002335F1">
        <w:rPr>
          <w:rFonts w:ascii="Times New Roman" w:hAnsi="Times New Roman" w:cs="Times New Roman"/>
        </w:rPr>
        <w:t>relation to the</w:t>
      </w:r>
      <w:r w:rsidR="00B748E7" w:rsidRPr="002335F1">
        <w:rPr>
          <w:rFonts w:ascii="Times New Roman" w:hAnsi="Times New Roman" w:cs="Times New Roman"/>
        </w:rPr>
        <w:t xml:space="preserve"> number of tortoises sampled and </w:t>
      </w:r>
      <w:r w:rsidRPr="002335F1">
        <w:rPr>
          <w:rFonts w:ascii="Times New Roman" w:hAnsi="Times New Roman" w:cs="Times New Roman"/>
        </w:rPr>
        <w:t>sampling effort in hours</w:t>
      </w:r>
      <w:r w:rsidR="0067612F" w:rsidRPr="002335F1">
        <w:rPr>
          <w:rFonts w:ascii="Times New Roman" w:hAnsi="Times New Roman" w:cs="Times New Roman"/>
        </w:rPr>
        <w:t xml:space="preserve"> </w:t>
      </w:r>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{"citationID":"qKjGMChR","properties":{"formattedCitation":"(Jordano,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(Jordano, 2016)</w:t>
      </w:r>
      <w:r w:rsidR="009937A7" w:rsidRPr="002335F1">
        <w:rPr>
          <w:rFonts w:ascii="Times New Roman" w:hAnsi="Times New Roman" w:cs="Times New Roman"/>
        </w:rPr>
        <w:fldChar w:fldCharType="end"/>
      </w:r>
      <w:r w:rsidRPr="002335F1">
        <w:rPr>
          <w:rFonts w:ascii="Times New Roman" w:hAnsi="Times New Roman" w:cs="Times New Roman"/>
        </w:rPr>
        <w:t xml:space="preserve">. </w:t>
      </w:r>
      <w:r w:rsidR="006E37A6" w:rsidRPr="002335F1">
        <w:rPr>
          <w:rFonts w:ascii="Times New Roman" w:hAnsi="Times New Roman" w:cs="Times New Roman"/>
        </w:rPr>
        <w:t>We constructed two individua</w:t>
      </w:r>
      <w:r w:rsidR="00883E2B" w:rsidRPr="002335F1">
        <w:rPr>
          <w:rFonts w:ascii="Times New Roman" w:hAnsi="Times New Roman" w:cs="Times New Roman"/>
        </w:rPr>
        <w:t>l-based interaction matrices to represent</w:t>
      </w:r>
      <w:r w:rsidR="006E37A6" w:rsidRPr="002335F1">
        <w:rPr>
          <w:rFonts w:ascii="Times New Roman" w:hAnsi="Times New Roman" w:cs="Times New Roman"/>
        </w:rPr>
        <w:t xml:space="preserve"> two distinct ecological processes mediated by</w:t>
      </w:r>
      <w:r w:rsidR="00B748E7" w:rsidRPr="002335F1">
        <w:rPr>
          <w:rFonts w:ascii="Times New Roman" w:hAnsi="Times New Roman" w:cs="Times New Roman"/>
        </w:rPr>
        <w:t xml:space="preserve"> the ten</w:t>
      </w:r>
      <w:ins w:id="83" w:author="Iago Ferreiro Arias" w:date="2024-11-26T12:15:00Z">
        <w:r w:rsidR="006C6D8B">
          <w:rPr>
            <w:rFonts w:ascii="Times New Roman" w:hAnsi="Times New Roman" w:cs="Times New Roman"/>
          </w:rPr>
          <w:t xml:space="preserve"> individual</w:t>
        </w:r>
      </w:ins>
      <w:r w:rsidR="00B748E7" w:rsidRPr="002335F1">
        <w:rPr>
          <w:rFonts w:ascii="Times New Roman" w:hAnsi="Times New Roman" w:cs="Times New Roman"/>
        </w:rPr>
        <w:t xml:space="preserve"> tortoises: an antagonistic matrix</w:t>
      </w:r>
      <w:r w:rsidR="006E37A6" w:rsidRPr="002335F1">
        <w:rPr>
          <w:rFonts w:ascii="Times New Roman" w:hAnsi="Times New Roman" w:cs="Times New Roman"/>
        </w:rPr>
        <w:t xml:space="preserve"> based on interactions derived from browsing and grazing, and a mutualistic one based on interactions derived from frugivory and seed dispersal. For the antagonistic interaction matrix, we used focal observation data on feeding events involving browsing and grazing, </w:t>
      </w:r>
      <w:r w:rsidR="00883E2B" w:rsidRPr="002335F1">
        <w:rPr>
          <w:rFonts w:ascii="Times New Roman" w:hAnsi="Times New Roman" w:cs="Times New Roman"/>
        </w:rPr>
        <w:t>supplemented by</w:t>
      </w:r>
      <w:r w:rsidR="006E37A6" w:rsidRPr="002335F1">
        <w:rPr>
          <w:rFonts w:ascii="Times New Roman" w:hAnsi="Times New Roman" w:cs="Times New Roman"/>
        </w:rPr>
        <w:t xml:space="preserve"> DNA metabarcoding data from faecal samples containing grass and leaf remains. For the mutualistic interaction matrix, we used focal observation data on foraging events involving fruit ingestion</w:t>
      </w:r>
      <w:r w:rsidR="00883E2B" w:rsidRPr="002335F1">
        <w:rPr>
          <w:rFonts w:ascii="Times New Roman" w:hAnsi="Times New Roman" w:cs="Times New Roman"/>
        </w:rPr>
        <w:t>, along with</w:t>
      </w:r>
      <w:r w:rsidR="006E37A6" w:rsidRPr="002335F1">
        <w:rPr>
          <w:rFonts w:ascii="Times New Roman" w:hAnsi="Times New Roman" w:cs="Times New Roman"/>
        </w:rPr>
        <w:t xml:space="preserve"> counts of seeds and fruits found in fresh tortoise faeces. To build each ecological interaction matrix, we applied a data-merging approach </w:t>
      </w:r>
      <w:r w:rsidR="006E37A6" w:rsidRPr="00F62830">
        <w:rPr>
          <w:rFonts w:ascii="Times New Roman" w:hAnsi="Times New Roman" w:cs="Times New Roman"/>
        </w:rPr>
        <w:t>that integrat</w:t>
      </w:r>
      <w:r w:rsidR="00B748E7" w:rsidRPr="00F62830">
        <w:rPr>
          <w:rFonts w:ascii="Times New Roman" w:hAnsi="Times New Roman" w:cs="Times New Roman"/>
        </w:rPr>
        <w:t xml:space="preserve">es </w:t>
      </w:r>
      <w:r w:rsidR="00F62830">
        <w:rPr>
          <w:rFonts w:ascii="Times New Roman" w:hAnsi="Times New Roman" w:cs="Times New Roman"/>
        </w:rPr>
        <w:t xml:space="preserve">and maximizes the complementarity of </w:t>
      </w:r>
      <w:r w:rsidR="00F62830" w:rsidRPr="00F62830">
        <w:rPr>
          <w:rFonts w:ascii="Times New Roman" w:hAnsi="Times New Roman" w:cs="Times New Roman"/>
        </w:rPr>
        <w:t>different sampling techniques</w:t>
      </w:r>
      <w:r w:rsidR="00F62830">
        <w:rPr>
          <w:rFonts w:ascii="Times New Roman" w:hAnsi="Times New Roman" w:cs="Times New Roman"/>
        </w:rPr>
        <w:t xml:space="preserve"> when recording ecological interactions</w:t>
      </w:r>
      <w:r w:rsidR="006E37A6" w:rsidRPr="002335F1">
        <w:rPr>
          <w:rFonts w:ascii="Times New Roman" w:hAnsi="Times New Roman" w:cs="Times New Roman"/>
        </w:rPr>
        <w:t xml:space="preserve">. Merging data from multiple sampling techniques has been shown to yield a net increase in detected interactions and </w:t>
      </w:r>
      <w:r w:rsidR="00746DC9" w:rsidRPr="002335F1">
        <w:rPr>
          <w:rFonts w:ascii="Times New Roman" w:hAnsi="Times New Roman" w:cs="Times New Roman"/>
        </w:rPr>
        <w:t xml:space="preserve">provide </w:t>
      </w:r>
      <w:r w:rsidR="006E37A6" w:rsidRPr="002335F1">
        <w:rPr>
          <w:rFonts w:ascii="Times New Roman" w:hAnsi="Times New Roman" w:cs="Times New Roman"/>
        </w:rPr>
        <w:t>a more comprehensive characterisation of ecological networks, resulting in more robust network descriptors</w:t>
      </w:r>
      <w:r w:rsidR="009937A7" w:rsidRPr="002335F1">
        <w:rPr>
          <w:rFonts w:ascii="Times New Roman" w:hAnsi="Times New Roman" w:cs="Times New Roman"/>
        </w:rPr>
        <w:t xml:space="preserve"> </w:t>
      </w:r>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{"citationID":"aCi6zggl","properties":{"formattedCitation":"(Quintero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(Quintero et al., 2022)</w:t>
      </w:r>
      <w:r w:rsidR="009937A7" w:rsidRPr="002335F1">
        <w:rPr>
          <w:rFonts w:ascii="Times New Roman" w:hAnsi="Times New Roman" w:cs="Times New Roman"/>
        </w:rPr>
        <w:fldChar w:fldCharType="end"/>
      </w:r>
      <w:r w:rsidR="009937A7" w:rsidRPr="002335F1">
        <w:rPr>
          <w:rFonts w:ascii="Times New Roman" w:hAnsi="Times New Roman" w:cs="Times New Roman"/>
        </w:rPr>
        <w:t xml:space="preserve">. </w:t>
      </w:r>
      <w:r w:rsidR="006E37A6" w:rsidRPr="002335F1">
        <w:rPr>
          <w:rFonts w:ascii="Times New Roman" w:hAnsi="Times New Roman" w:cs="Times New Roman"/>
        </w:rPr>
        <w:t xml:space="preserve">Accordingly, we applied a quantitative combination using sampling effort standardisation (SES) by controlling for the sampling effort of each individual tortoise </w:t>
      </w:r>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{"citationID":"8h4730a2","properties":{"formattedCitation":"(Quintero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(Quintero et al., 2022)</w:t>
      </w:r>
      <w:r w:rsidR="009937A7" w:rsidRPr="002335F1">
        <w:rPr>
          <w:rFonts w:ascii="Times New Roman" w:hAnsi="Times New Roman" w:cs="Times New Roman"/>
        </w:rPr>
        <w:fldChar w:fldCharType="end"/>
      </w:r>
      <w:r w:rsidR="006E37A6" w:rsidRPr="002335F1">
        <w:rPr>
          <w:rFonts w:ascii="Times New Roman" w:hAnsi="Times New Roman" w:cs="Times New Roman"/>
        </w:rPr>
        <w:t>.</w:t>
      </w:r>
      <w:r w:rsidR="000006AC" w:rsidRPr="002335F1">
        <w:rPr>
          <w:rFonts w:ascii="Times New Roman" w:hAnsi="Times New Roman" w:cs="Times New Roman"/>
        </w:rPr>
        <w:t xml:space="preserve"> </w:t>
      </w:r>
      <w:r w:rsidR="007969A9" w:rsidRPr="002335F1">
        <w:rPr>
          <w:rFonts w:ascii="Times New Roman" w:hAnsi="Times New Roman" w:cs="Times New Roman"/>
        </w:rPr>
        <w:t xml:space="preserve">For the antagonistic matrix, we standardised by sampling effort the relative read abundance </w:t>
      </w:r>
      <w:r w:rsidR="007969A9" w:rsidRPr="002335F1">
        <w:rPr>
          <w:rFonts w:ascii="Times New Roman" w:hAnsi="Times New Roman" w:cs="Times New Roman"/>
        </w:rPr>
        <w:lastRenderedPageBreak/>
        <w:t>(hereafter, RRA) from the metabarcoding analysis and the count of feeding events obtained during focal observations. The RRA is based on the average sequence count of an item (i.e., plant species) across the three replicates obtained from an individual scat</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{"citationID":"Fw2Xd1tP","properties":{"formattedCitation":"(Deagle et al., 2018)","plainCitation":"(Deagle et al., 2018)","noteIndex":0},"citationItems":[{"id":4369,"uris":["http://zotero.org/users/11161907/items/5K52AA9U"],"itemData":{"id":4369,"type":"article-journal","abstract":"Advances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(Deagle et al., 2018)</w:t>
      </w:r>
      <w:r w:rsidR="00BB0B37" w:rsidRPr="002335F1">
        <w:rPr>
          <w:rFonts w:ascii="Times New Roman" w:hAnsi="Times New Roman" w:cs="Times New Roman"/>
        </w:rPr>
        <w:fldChar w:fldCharType="end"/>
      </w:r>
      <w:r w:rsidR="007969A9" w:rsidRPr="002335F1">
        <w:rPr>
          <w:rFonts w:ascii="Times New Roman" w:hAnsi="Times New Roman" w:cs="Times New Roman"/>
        </w:rPr>
        <w:t xml:space="preserve"> and has been shown to </w:t>
      </w:r>
      <w:del w:id="84" w:author="Iago Ferreiro" w:date="2024-12-06T12:44:00Z">
        <w:r w:rsidR="007969A9" w:rsidRPr="002335F1" w:rsidDel="00F923BE">
          <w:rPr>
            <w:rFonts w:ascii="Times New Roman" w:hAnsi="Times New Roman" w:cs="Times New Roman"/>
          </w:rPr>
          <w:delText>provide a reliable quantitative proxy for</w:delText>
        </w:r>
      </w:del>
      <w:ins w:id="85" w:author="Iago Ferreiro" w:date="2024-12-06T12:44:00Z">
        <w:r w:rsidR="00F923BE">
          <w:rPr>
            <w:rFonts w:ascii="Times New Roman" w:hAnsi="Times New Roman" w:cs="Times New Roman"/>
          </w:rPr>
          <w:t>correlate with</w:t>
        </w:r>
      </w:ins>
      <w:r w:rsidR="007969A9" w:rsidRPr="002335F1">
        <w:rPr>
          <w:rFonts w:ascii="Times New Roman" w:hAnsi="Times New Roman" w:cs="Times New Roman"/>
        </w:rPr>
        <w:t xml:space="preserve"> herbivore consumption rates</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{"citationID":"wqJ9OhKC","properties":{"formattedCitation":"(Kartzinel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(Kartzinel et al., 2015)</w:t>
      </w:r>
      <w:r w:rsidR="00BB0B37" w:rsidRPr="002335F1">
        <w:rPr>
          <w:rFonts w:ascii="Times New Roman" w:hAnsi="Times New Roman" w:cs="Times New Roman"/>
        </w:rPr>
        <w:fldChar w:fldCharType="end"/>
      </w:r>
      <w:r w:rsidR="007969A9" w:rsidRPr="002335F1">
        <w:rPr>
          <w:rFonts w:ascii="Times New Roman" w:hAnsi="Times New Roman" w:cs="Times New Roman"/>
        </w:rPr>
        <w:t xml:space="preserve">. For the mutualistic matrix, we standardised by sampling effort the count of </w:t>
      </w:r>
      <w:r w:rsidR="00F62830">
        <w:rPr>
          <w:rFonts w:ascii="Times New Roman" w:hAnsi="Times New Roman" w:cs="Times New Roman"/>
        </w:rPr>
        <w:t xml:space="preserve">frugivory </w:t>
      </w:r>
      <w:r w:rsidR="007969A9" w:rsidRPr="002335F1">
        <w:rPr>
          <w:rFonts w:ascii="Times New Roman" w:hAnsi="Times New Roman" w:cs="Times New Roman"/>
        </w:rPr>
        <w:t xml:space="preserve">feeding events </w:t>
      </w:r>
      <w:r w:rsidR="005A7D24" w:rsidRPr="002335F1">
        <w:rPr>
          <w:rFonts w:ascii="Times New Roman" w:hAnsi="Times New Roman" w:cs="Times New Roman"/>
        </w:rPr>
        <w:t>from</w:t>
      </w:r>
      <w:r w:rsidR="007969A9" w:rsidRPr="002335F1">
        <w:rPr>
          <w:rFonts w:ascii="Times New Roman" w:hAnsi="Times New Roman" w:cs="Times New Roman"/>
        </w:rPr>
        <w:t xml:space="preserve"> focal observations and the number of seeds found in the faeces of each individual tortoise.</w:t>
      </w:r>
    </w:p>
    <w:p w14:paraId="2CFE4663" w14:textId="755E807F" w:rsidR="00CB142A" w:rsidRPr="002335F1" w:rsidRDefault="00CB142A" w:rsidP="009C567F">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Once the matrices were constructed, we assessed the importance of different plant species in the diet of individual tortoises using </w:t>
      </w:r>
      <w:r w:rsidR="00F62830">
        <w:rPr>
          <w:rFonts w:ascii="Times New Roman" w:hAnsi="Times New Roman" w:cs="Times New Roman"/>
        </w:rPr>
        <w:t xml:space="preserve">node </w:t>
      </w:r>
      <w:r w:rsidRPr="002335F1">
        <w:rPr>
          <w:rFonts w:ascii="Times New Roman" w:hAnsi="Times New Roman" w:cs="Times New Roman"/>
        </w:rPr>
        <w:t>centrality metrics. Plant importance was defined based on three metrics: degree (</w:t>
      </w:r>
      <w:ins w:id="86" w:author="Iago Ferreiro Arias" w:date="2024-11-26T12:25:00Z">
        <w:r w:rsidR="006F309F">
          <w:rPr>
            <w:rFonts w:ascii="Times New Roman" w:hAnsi="Times New Roman" w:cs="Times New Roman"/>
          </w:rPr>
          <w:t xml:space="preserve">i.e., </w:t>
        </w:r>
      </w:ins>
      <w:r w:rsidRPr="002335F1">
        <w:rPr>
          <w:rFonts w:ascii="Times New Roman" w:hAnsi="Times New Roman" w:cs="Times New Roman"/>
        </w:rPr>
        <w:t xml:space="preserve">the total number of unique </w:t>
      </w:r>
      <w:del w:id="87" w:author="Iago Ferreiro Arias" w:date="2024-11-26T12:24:00Z">
        <w:r w:rsidRPr="002335F1" w:rsidDel="006F309F">
          <w:rPr>
            <w:rFonts w:ascii="Times New Roman" w:hAnsi="Times New Roman" w:cs="Times New Roman"/>
          </w:rPr>
          <w:delText xml:space="preserve">interactions </w:delText>
        </w:r>
      </w:del>
      <w:ins w:id="88" w:author="Iago Ferreiro Arias" w:date="2024-11-26T12:24:00Z">
        <w:r w:rsidR="006F309F">
          <w:rPr>
            <w:rFonts w:ascii="Times New Roman" w:hAnsi="Times New Roman" w:cs="Times New Roman"/>
          </w:rPr>
          <w:t>links of</w:t>
        </w:r>
        <w:r w:rsidR="006F309F" w:rsidRPr="002335F1">
          <w:rPr>
            <w:rFonts w:ascii="Times New Roman" w:hAnsi="Times New Roman" w:cs="Times New Roman"/>
          </w:rPr>
          <w:t xml:space="preserve"> </w:t>
        </w:r>
      </w:ins>
      <w:r w:rsidRPr="002335F1">
        <w:rPr>
          <w:rFonts w:ascii="Times New Roman" w:hAnsi="Times New Roman" w:cs="Times New Roman"/>
        </w:rPr>
        <w:t>a plant species has with individual tortoises), interaction strength (</w:t>
      </w:r>
      <w:ins w:id="89" w:author="Iago Ferreiro Arias" w:date="2024-11-26T12:25:00Z">
        <w:r w:rsidR="006F309F">
          <w:rPr>
            <w:rFonts w:ascii="Times New Roman" w:hAnsi="Times New Roman" w:cs="Times New Roman"/>
          </w:rPr>
          <w:t xml:space="preserve">i.e., </w:t>
        </w:r>
      </w:ins>
      <w:r w:rsidRPr="002335F1">
        <w:rPr>
          <w:rFonts w:ascii="Times New Roman" w:hAnsi="Times New Roman" w:cs="Times New Roman"/>
        </w:rPr>
        <w:t>the frequency of interactions between a plant species and</w:t>
      </w:r>
      <w:r w:rsidR="000C134B" w:rsidRPr="002335F1">
        <w:rPr>
          <w:rFonts w:ascii="Times New Roman" w:hAnsi="Times New Roman" w:cs="Times New Roman"/>
        </w:rPr>
        <w:t xml:space="preserve"> </w:t>
      </w:r>
      <w:r w:rsidR="00F62830">
        <w:rPr>
          <w:rFonts w:ascii="Times New Roman" w:hAnsi="Times New Roman" w:cs="Times New Roman"/>
        </w:rPr>
        <w:t>individual</w:t>
      </w:r>
      <w:r w:rsidRPr="002335F1">
        <w:rPr>
          <w:rFonts w:ascii="Times New Roman" w:hAnsi="Times New Roman" w:cs="Times New Roman"/>
        </w:rPr>
        <w:t xml:space="preserve"> tortoises), and weighted closeness</w:t>
      </w:r>
      <w:del w:id="90" w:author="Iago Ferreiro Arias" w:date="2024-11-26T12:25:00Z">
        <w:r w:rsidRPr="002335F1" w:rsidDel="006F309F">
          <w:rPr>
            <w:rFonts w:ascii="Times New Roman" w:hAnsi="Times New Roman" w:cs="Times New Roman"/>
          </w:rPr>
          <w:delText xml:space="preserve">, which quantifies </w:delText>
        </w:r>
      </w:del>
      <w:ins w:id="91" w:author="Iago Ferreiro Arias" w:date="2024-11-26T12:25:00Z">
        <w:r w:rsidR="006F309F">
          <w:rPr>
            <w:rFonts w:ascii="Times New Roman" w:hAnsi="Times New Roman" w:cs="Times New Roman"/>
          </w:rPr>
          <w:t xml:space="preserve"> (</w:t>
        </w:r>
        <w:proofErr w:type="spellStart"/>
        <w:r w:rsidR="006F309F">
          <w:rPr>
            <w:rFonts w:ascii="Times New Roman" w:hAnsi="Times New Roman" w:cs="Times New Roman"/>
          </w:rPr>
          <w:t>i.e</w:t>
        </w:r>
        <w:proofErr w:type="spellEnd"/>
        <w:r w:rsidR="006F309F">
          <w:rPr>
            <w:rFonts w:ascii="Times New Roman" w:hAnsi="Times New Roman" w:cs="Times New Roman"/>
          </w:rPr>
          <w:t xml:space="preserve">, </w:t>
        </w:r>
      </w:ins>
      <w:r w:rsidRPr="002335F1">
        <w:rPr>
          <w:rFonts w:ascii="Times New Roman" w:hAnsi="Times New Roman" w:cs="Times New Roman"/>
        </w:rPr>
        <w:t>how accessible or central a plant species is to all individual tortoises in the network, considering the interaction weights</w:t>
      </w:r>
      <w:ins w:id="92" w:author="Iago Ferreiro Arias" w:date="2024-11-26T12:25:00Z">
        <w:r w:rsidR="006F309F">
          <w:rPr>
            <w:rFonts w:ascii="Times New Roman" w:hAnsi="Times New Roman" w:cs="Times New Roman"/>
          </w:rPr>
          <w:t>)</w:t>
        </w:r>
      </w:ins>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{"citationID":"5fIbl62G","properties":{"formattedCitation":"(Delmas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(Delmas et al., 2019)</w:t>
      </w:r>
      <w:r w:rsidR="00BB0B37" w:rsidRPr="002335F1">
        <w:rPr>
          <w:rFonts w:ascii="Times New Roman" w:hAnsi="Times New Roman" w:cs="Times New Roman"/>
        </w:rPr>
        <w:fldChar w:fldCharType="end"/>
      </w:r>
      <w:r w:rsidRPr="002335F1">
        <w:rPr>
          <w:rFonts w:ascii="Times New Roman" w:hAnsi="Times New Roman" w:cs="Times New Roman"/>
        </w:rPr>
        <w:t xml:space="preserve">. Subsequently, we used our plant reference collection (see </w:t>
      </w:r>
      <w:r w:rsidRPr="002335F1">
        <w:rPr>
          <w:rFonts w:ascii="Times New Roman" w:hAnsi="Times New Roman" w:cs="Times New Roman"/>
          <w:i/>
          <w:iCs/>
        </w:rPr>
        <w:t>Plant reference collection</w:t>
      </w:r>
      <w:r w:rsidRPr="002335F1">
        <w:rPr>
          <w:rFonts w:ascii="Times New Roman" w:hAnsi="Times New Roman" w:cs="Times New Roman"/>
        </w:rPr>
        <w:t xml:space="preserve"> section) to classify each plant species as native or introduced</w:t>
      </w:r>
      <w:ins w:id="93" w:author="Iago Ferreiro Arias" w:date="2024-11-26T12:26:00Z">
        <w:r w:rsidR="006F309F">
          <w:rPr>
            <w:rFonts w:ascii="Times New Roman" w:hAnsi="Times New Roman" w:cs="Times New Roman"/>
          </w:rPr>
          <w:t xml:space="preserve"> and to</w:t>
        </w:r>
      </w:ins>
      <w:del w:id="94" w:author="Iago Ferreiro Arias" w:date="2024-11-26T12:26:00Z">
        <w:r w:rsidRPr="002335F1" w:rsidDel="006F309F">
          <w:rPr>
            <w:rFonts w:ascii="Times New Roman" w:hAnsi="Times New Roman" w:cs="Times New Roman"/>
          </w:rPr>
          <w:delText>,</w:delText>
        </w:r>
      </w:del>
      <w:r w:rsidRPr="002335F1">
        <w:rPr>
          <w:rFonts w:ascii="Times New Roman" w:hAnsi="Times New Roman" w:cs="Times New Roman"/>
        </w:rPr>
        <w:t xml:space="preserve"> </w:t>
      </w:r>
      <w:del w:id="95" w:author="Iago Ferreiro Arias" w:date="2024-11-26T12:26:00Z">
        <w:r w:rsidRPr="002335F1" w:rsidDel="006F309F">
          <w:rPr>
            <w:rFonts w:ascii="Times New Roman" w:hAnsi="Times New Roman" w:cs="Times New Roman"/>
          </w:rPr>
          <w:delText xml:space="preserve">generating </w:delText>
        </w:r>
      </w:del>
      <w:ins w:id="96" w:author="Iago Ferreiro Arias" w:date="2024-11-26T12:26:00Z">
        <w:r w:rsidR="006F309F" w:rsidRPr="002335F1">
          <w:rPr>
            <w:rFonts w:ascii="Times New Roman" w:hAnsi="Times New Roman" w:cs="Times New Roman"/>
          </w:rPr>
          <w:t>generat</w:t>
        </w:r>
        <w:r w:rsidR="006F309F">
          <w:rPr>
            <w:rFonts w:ascii="Times New Roman" w:hAnsi="Times New Roman" w:cs="Times New Roman"/>
          </w:rPr>
          <w:t xml:space="preserve">e </w:t>
        </w:r>
      </w:ins>
      <w:r w:rsidRPr="002335F1">
        <w:rPr>
          <w:rFonts w:ascii="Times New Roman" w:hAnsi="Times New Roman" w:cs="Times New Roman"/>
        </w:rPr>
        <w:t>a ranking for both antagonistic and mutualistic ecological processes.</w:t>
      </w:r>
    </w:p>
    <w:p w14:paraId="2F7209ED" w14:textId="260AE2E7" w:rsidR="002D10BD" w:rsidRDefault="00FA3680" w:rsidP="002D10BD">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define the </w:t>
      </w:r>
      <w:r w:rsidR="00F62830">
        <w:rPr>
          <w:rFonts w:ascii="Times New Roman" w:hAnsi="Times New Roman" w:cs="Times New Roman"/>
        </w:rPr>
        <w:t xml:space="preserve">ecological </w:t>
      </w:r>
      <w:r w:rsidRPr="002335F1">
        <w:rPr>
          <w:rFonts w:ascii="Times New Roman" w:hAnsi="Times New Roman" w:cs="Times New Roman"/>
        </w:rPr>
        <w:t xml:space="preserve">role of </w:t>
      </w:r>
      <w:r w:rsidR="00F62830">
        <w:rPr>
          <w:rFonts w:ascii="Times New Roman" w:hAnsi="Times New Roman" w:cs="Times New Roman"/>
        </w:rPr>
        <w:t>individual tortoises</w:t>
      </w:r>
      <w:r w:rsidRPr="002335F1">
        <w:rPr>
          <w:rFonts w:ascii="Times New Roman" w:hAnsi="Times New Roman" w:cs="Times New Roman"/>
        </w:rPr>
        <w:t xml:space="preserve"> in both antagonistic and mutualistic ecological processes</w:t>
      </w:r>
      <w:ins w:id="97" w:author="Iago Ferreiro Arias" w:date="2024-11-26T12:17:00Z">
        <w:r w:rsidR="006C6D8B">
          <w:rPr>
            <w:rFonts w:ascii="Times New Roman" w:hAnsi="Times New Roman" w:cs="Times New Roman"/>
          </w:rPr>
          <w:t xml:space="preserve"> and their contribution</w:t>
        </w:r>
      </w:ins>
      <w:r w:rsidRPr="002335F1">
        <w:rPr>
          <w:rFonts w:ascii="Times New Roman" w:hAnsi="Times New Roman" w:cs="Times New Roman"/>
        </w:rPr>
        <w:t>, we applied three complementary approaches. First, we assessed their effectiveness as browsers</w:t>
      </w:r>
      <w:r w:rsidR="0067612F" w:rsidRPr="002335F1">
        <w:rPr>
          <w:rFonts w:ascii="Times New Roman" w:hAnsi="Times New Roman" w:cs="Times New Roman"/>
        </w:rPr>
        <w:t>-</w:t>
      </w:r>
      <w:r w:rsidRPr="002335F1">
        <w:rPr>
          <w:rFonts w:ascii="Times New Roman" w:hAnsi="Times New Roman" w:cs="Times New Roman"/>
        </w:rPr>
        <w:t>grazers and seed dispersers</w:t>
      </w:r>
      <w:r w:rsidR="00BB0B37" w:rsidRPr="002335F1">
        <w:rPr>
          <w:rFonts w:ascii="Times New Roman" w:hAnsi="Times New Roman" w:cs="Times New Roman"/>
        </w:rPr>
        <w:t xml:space="preserve"> by </w:t>
      </w:r>
      <w:del w:id="98" w:author="Iago Ferreiro Arias" w:date="2024-11-26T12:28:00Z">
        <w:r w:rsidR="00BB0B37" w:rsidRPr="002335F1" w:rsidDel="006F309F">
          <w:rPr>
            <w:rFonts w:ascii="Times New Roman" w:hAnsi="Times New Roman" w:cs="Times New Roman"/>
          </w:rPr>
          <w:delText>adapting</w:delText>
        </w:r>
        <w:r w:rsidRPr="002335F1" w:rsidDel="006F309F">
          <w:rPr>
            <w:rFonts w:ascii="Times New Roman" w:hAnsi="Times New Roman" w:cs="Times New Roman"/>
          </w:rPr>
          <w:delText xml:space="preserve"> </w:delText>
        </w:r>
      </w:del>
      <w:ins w:id="99" w:author="Iago Ferreiro Arias" w:date="2024-11-26T12:28:00Z">
        <w:r w:rsidR="006F309F">
          <w:rPr>
            <w:rFonts w:ascii="Times New Roman" w:hAnsi="Times New Roman" w:cs="Times New Roman"/>
          </w:rPr>
          <w:t>considering</w:t>
        </w:r>
        <w:r w:rsidR="006F309F" w:rsidRPr="002335F1">
          <w:rPr>
            <w:rFonts w:ascii="Times New Roman" w:hAnsi="Times New Roman" w:cs="Times New Roman"/>
          </w:rPr>
          <w:t xml:space="preserve"> </w:t>
        </w:r>
      </w:ins>
      <w:r w:rsidRPr="002335F1">
        <w:rPr>
          <w:rFonts w:ascii="Times New Roman" w:hAnsi="Times New Roman" w:cs="Times New Roman"/>
        </w:rPr>
        <w:t>the seed dispersal effectiveness framework</w:t>
      </w:r>
      <w:r w:rsidR="0067612F"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{"citationID":"NMgPIOEq","properties":{"formattedCitation":"(Schupp et al., 2010)","plainCitation":"(Schupp et al., 2010)","noteIndex":0},"citationItems":[{"id":4431,"uris":["http://zotero.org/users/11161907/items/ST798ZKL"],"itemData":{"id":4431,"type":"article-journal","abstract":"Growth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 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349","container-title":"New Phytologist","DOI":"10.1111/j.1469-8137.2010.03402.x","ISSN":"1469-8137","issue":"2","language":"en","license":"© The Authors (2010). Journal compilation © New Phytologist Trust (2010)","note":"_eprint: https://onlinelibrary.wiley.com/doi/pdf/10.1111/j.1469-8137.2010.03402.x","page":"333-353","source":"Wiley Online Library","title":"Seed dispersal effectiveness revisited: a conceptual review","title-short":"Seed dispersal effectiveness revisited","volume":"188","author":[{"family":"Schupp","given":"Eugene W."},{"family":"Jordano","given":"Pedro"},{"family":"Gómez","given":"José María"}],"issued":{"date-parts":[["2010"]]}}}],"schema":"https://github.com/citation-style-language/schema/raw/master/csl-citation.json"}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(Schupp et al., 2010)</w:t>
      </w:r>
      <w:r w:rsidR="00BB0B37" w:rsidRPr="002335F1">
        <w:rPr>
          <w:rFonts w:ascii="Times New Roman" w:hAnsi="Times New Roman" w:cs="Times New Roman"/>
        </w:rPr>
        <w:fldChar w:fldCharType="end"/>
      </w:r>
      <w:r w:rsidR="0067612F" w:rsidRPr="002335F1">
        <w:rPr>
          <w:rFonts w:ascii="Times New Roman" w:hAnsi="Times New Roman" w:cs="Times New Roman"/>
        </w:rPr>
        <w:t>.</w:t>
      </w:r>
      <w:r w:rsidRPr="002335F1">
        <w:rPr>
          <w:rFonts w:ascii="Times New Roman" w:hAnsi="Times New Roman" w:cs="Times New Roman"/>
        </w:rPr>
        <w:t xml:space="preserve"> </w:t>
      </w:r>
      <w:r w:rsidR="0067612F" w:rsidRPr="002335F1">
        <w:rPr>
          <w:rFonts w:ascii="Times New Roman" w:hAnsi="Times New Roman" w:cs="Times New Roman"/>
        </w:rPr>
        <w:t>T</w:t>
      </w:r>
      <w:r w:rsidRPr="002335F1">
        <w:rPr>
          <w:rFonts w:ascii="Times New Roman" w:hAnsi="Times New Roman" w:cs="Times New Roman"/>
        </w:rPr>
        <w:t>he quantitative component for seed dispersal was</w:t>
      </w:r>
      <w:r w:rsidR="00272C41" w:rsidRPr="002335F1">
        <w:rPr>
          <w:rFonts w:ascii="Times New Roman" w:hAnsi="Times New Roman" w:cs="Times New Roman"/>
        </w:rPr>
        <w:t xml:space="preserve"> characterised by the standardis</w:t>
      </w:r>
      <w:r w:rsidRPr="002335F1">
        <w:rPr>
          <w:rFonts w:ascii="Times New Roman" w:hAnsi="Times New Roman" w:cs="Times New Roman"/>
        </w:rPr>
        <w:t>ed number of seeds dispersed</w:t>
      </w:r>
      <w:r w:rsidR="00BB0B37" w:rsidRPr="002335F1">
        <w:rPr>
          <w:rFonts w:ascii="Times New Roman" w:hAnsi="Times New Roman" w:cs="Times New Roman"/>
        </w:rPr>
        <w:t xml:space="preserve"> and</w:t>
      </w:r>
      <w:r w:rsidRPr="002335F1">
        <w:rPr>
          <w:rFonts w:ascii="Times New Roman" w:hAnsi="Times New Roman" w:cs="Times New Roman"/>
        </w:rPr>
        <w:t xml:space="preserve"> for browsing and grazing effectiveness, we used the s</w:t>
      </w:r>
      <w:r w:rsidR="00272C41" w:rsidRPr="002335F1">
        <w:rPr>
          <w:rFonts w:ascii="Times New Roman" w:hAnsi="Times New Roman" w:cs="Times New Roman"/>
        </w:rPr>
        <w:t>tandardis</w:t>
      </w:r>
      <w:r w:rsidRPr="002335F1">
        <w:rPr>
          <w:rFonts w:ascii="Times New Roman" w:hAnsi="Times New Roman" w:cs="Times New Roman"/>
        </w:rPr>
        <w:t xml:space="preserve">ed abundance of reads from </w:t>
      </w:r>
      <w:r w:rsidR="00272C41" w:rsidRPr="002335F1">
        <w:rPr>
          <w:rFonts w:ascii="Times New Roman" w:hAnsi="Times New Roman" w:cs="Times New Roman"/>
        </w:rPr>
        <w:t xml:space="preserve">DNA </w:t>
      </w:r>
      <w:r w:rsidRPr="002335F1">
        <w:rPr>
          <w:rFonts w:ascii="Times New Roman" w:hAnsi="Times New Roman" w:cs="Times New Roman"/>
        </w:rPr>
        <w:t>metabarcoding</w:t>
      </w:r>
      <w:ins w:id="100" w:author="Iago Ferreiro Arias" w:date="2024-11-26T12:28:00Z">
        <w:r w:rsidR="006F309F">
          <w:rPr>
            <w:rFonts w:ascii="Times New Roman" w:hAnsi="Times New Roman" w:cs="Times New Roman"/>
          </w:rPr>
          <w:t>.</w:t>
        </w:r>
      </w:ins>
      <w:del w:id="101" w:author="Iago Ferreiro Arias" w:date="2024-11-26T12:28:00Z">
        <w:r w:rsidR="0067612F" w:rsidRPr="002335F1" w:rsidDel="006F309F">
          <w:rPr>
            <w:rFonts w:ascii="Times New Roman" w:hAnsi="Times New Roman" w:cs="Times New Roman"/>
          </w:rPr>
          <w:delText>,</w:delText>
        </w:r>
      </w:del>
      <w:r w:rsidR="0067612F" w:rsidRPr="002335F1">
        <w:rPr>
          <w:rFonts w:ascii="Times New Roman" w:hAnsi="Times New Roman" w:cs="Times New Roman"/>
        </w:rPr>
        <w:t xml:space="preserve"> </w:t>
      </w:r>
      <w:del w:id="102" w:author="Iago Ferreiro Arias" w:date="2024-11-26T12:28:00Z">
        <w:r w:rsidR="0067612F" w:rsidRPr="002335F1" w:rsidDel="006F309F">
          <w:rPr>
            <w:rFonts w:ascii="Times New Roman" w:hAnsi="Times New Roman" w:cs="Times New Roman"/>
          </w:rPr>
          <w:delText>while t</w:delText>
        </w:r>
        <w:r w:rsidRPr="002335F1" w:rsidDel="006F309F">
          <w:rPr>
            <w:rFonts w:ascii="Times New Roman" w:hAnsi="Times New Roman" w:cs="Times New Roman"/>
          </w:rPr>
          <w:delText>he</w:delText>
        </w:r>
      </w:del>
      <w:ins w:id="103" w:author="Iago Ferreiro Arias" w:date="2024-11-26T12:28:00Z">
        <w:r w:rsidR="006F309F">
          <w:rPr>
            <w:rFonts w:ascii="Times New Roman" w:hAnsi="Times New Roman" w:cs="Times New Roman"/>
          </w:rPr>
          <w:t>The</w:t>
        </w:r>
      </w:ins>
      <w:r w:rsidRPr="002335F1">
        <w:rPr>
          <w:rFonts w:ascii="Times New Roman" w:hAnsi="Times New Roman" w:cs="Times New Roman"/>
        </w:rPr>
        <w:t xml:space="preserve"> qualitative component for both processes was evaluated based on the proportion of native flora</w:t>
      </w:r>
      <w:r w:rsidR="00A923C2">
        <w:rPr>
          <w:rFonts w:ascii="Times New Roman" w:hAnsi="Times New Roman" w:cs="Times New Roman"/>
        </w:rPr>
        <w:t xml:space="preserve"> in </w:t>
      </w:r>
      <w:r w:rsidR="00A923C2">
        <w:rPr>
          <w:rFonts w:ascii="Times New Roman" w:hAnsi="Times New Roman" w:cs="Times New Roman"/>
        </w:rPr>
        <w:lastRenderedPageBreak/>
        <w:t>read abundance and seeds dispersed</w:t>
      </w:r>
      <w:r w:rsidRPr="002335F1">
        <w:rPr>
          <w:rFonts w:ascii="Times New Roman" w:hAnsi="Times New Roman" w:cs="Times New Roman"/>
        </w:rPr>
        <w:t xml:space="preserve">. From a reintroduction perspective, optimal effectiveness would be achieved by tortoises that disperse a high number of native seeds (i.e., high values for both quantitative and qualitative components) while predominantly browsing and grazing on exotic flora (i.e., high quantitative values but lower qualitative values). </w:t>
      </w:r>
    </w:p>
    <w:p w14:paraId="580E536E" w14:textId="63193EC8" w:rsidR="00E24006" w:rsidRPr="002335F1" w:rsidRDefault="002D10BD" w:rsidP="002D10BD">
      <w:pPr>
        <w:spacing w:after="240" w:line="480" w:lineRule="auto"/>
        <w:ind w:firstLine="708"/>
        <w:jc w:val="both"/>
        <w:rPr>
          <w:rFonts w:ascii="Times New Roman" w:hAnsi="Times New Roman" w:cs="Times New Roman"/>
        </w:rPr>
      </w:pPr>
      <w:r>
        <w:rPr>
          <w:rFonts w:ascii="Times New Roman" w:hAnsi="Times New Roman" w:cs="Times New Roman"/>
        </w:rPr>
        <w:t>To evaluate the contribution of individuals to both ecological processes, we</w:t>
      </w:r>
      <w:r w:rsidR="00E24006" w:rsidRPr="002335F1">
        <w:rPr>
          <w:rFonts w:ascii="Times New Roman" w:hAnsi="Times New Roman" w:cs="Times New Roman"/>
        </w:rPr>
        <w:t xml:space="preserve"> </w:t>
      </w:r>
      <w:r>
        <w:rPr>
          <w:rFonts w:ascii="Times New Roman" w:hAnsi="Times New Roman" w:cs="Times New Roman"/>
        </w:rPr>
        <w:t xml:space="preserve">assessed the </w:t>
      </w:r>
      <w:r w:rsidR="00E24006" w:rsidRPr="002335F1">
        <w:rPr>
          <w:rFonts w:ascii="Times New Roman" w:hAnsi="Times New Roman" w:cs="Times New Roman"/>
        </w:rPr>
        <w:t>topological role</w:t>
      </w:r>
      <w:r w:rsidR="00BB0B37" w:rsidRPr="002335F1">
        <w:rPr>
          <w:rFonts w:ascii="Times New Roman" w:hAnsi="Times New Roman" w:cs="Times New Roman"/>
        </w:rPr>
        <w:t xml:space="preserve"> of individual </w:t>
      </w:r>
      <w:r>
        <w:rPr>
          <w:rFonts w:ascii="Times New Roman" w:hAnsi="Times New Roman" w:cs="Times New Roman"/>
        </w:rPr>
        <w:t>using</w:t>
      </w:r>
      <w:r w:rsidR="00E24006" w:rsidRPr="002335F1">
        <w:rPr>
          <w:rFonts w:ascii="Times New Roman" w:hAnsi="Times New Roman" w:cs="Times New Roman"/>
        </w:rPr>
        <w:t xml:space="preserve"> </w:t>
      </w:r>
      <w:r w:rsidR="00BB0B37" w:rsidRPr="002335F1">
        <w:rPr>
          <w:rFonts w:ascii="Times New Roman" w:hAnsi="Times New Roman" w:cs="Times New Roman"/>
        </w:rPr>
        <w:t xml:space="preserve">centrality metrics analogous </w:t>
      </w:r>
      <w:r w:rsidR="00E24006" w:rsidRPr="002335F1">
        <w:rPr>
          <w:rFonts w:ascii="Times New Roman" w:hAnsi="Times New Roman" w:cs="Times New Roman"/>
        </w:rPr>
        <w:t>to how we assessed the importance of different plant species in the tortoises' diets</w:t>
      </w:r>
      <w:r w:rsidR="00BB0B37" w:rsidRPr="002335F1">
        <w:rPr>
          <w:rFonts w:ascii="Times New Roman" w:hAnsi="Times New Roman" w:cs="Times New Roman"/>
        </w:rPr>
        <w:t xml:space="preserve"> (i.e., degree, interaction strength and weighted closeness)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{"citationID":"8J1PDuj0","properties":{"formattedCitation":"(Delmas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(Delmas et al., 2019)</w:t>
      </w:r>
      <w:r w:rsidR="00BB0B37" w:rsidRPr="002335F1">
        <w:rPr>
          <w:rFonts w:ascii="Times New Roman" w:hAnsi="Times New Roman" w:cs="Times New Roman"/>
        </w:rPr>
        <w:fldChar w:fldCharType="end"/>
      </w:r>
      <w:r w:rsidR="00E24006" w:rsidRPr="002335F1">
        <w:rPr>
          <w:rFonts w:ascii="Times New Roman" w:hAnsi="Times New Roman" w:cs="Times New Roman"/>
        </w:rPr>
        <w:t>. The structural role was evaluated through a modularity analysis of the ecological networks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{"citationID":"GqhuGxtF","properties":{"formattedCitation":"(Delmas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(Delmas et al., 2019)</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7969A9" w:rsidRPr="002335F1">
        <w:rPr>
          <w:rFonts w:ascii="Times New Roman" w:hAnsi="Times New Roman" w:cs="Times New Roman"/>
        </w:rPr>
        <w:t>Modularity</w:t>
      </w:r>
      <w:r w:rsidR="002130D7" w:rsidRPr="002335F1">
        <w:rPr>
          <w:rFonts w:ascii="Times New Roman" w:hAnsi="Times New Roman" w:cs="Times New Roman"/>
        </w:rPr>
        <w:t xml:space="preserve"> (Q)</w:t>
      </w:r>
      <w:r w:rsidR="007969A9" w:rsidRPr="002335F1">
        <w:rPr>
          <w:rFonts w:ascii="Times New Roman" w:hAnsi="Times New Roman" w:cs="Times New Roman"/>
        </w:rPr>
        <w:t xml:space="preserve"> in </w:t>
      </w:r>
      <w:ins w:id="104" w:author="Iago Ferreiro Arias" w:date="2024-11-26T12:18:00Z">
        <w:r w:rsidR="006C6D8B">
          <w:rPr>
            <w:rFonts w:ascii="Times New Roman" w:hAnsi="Times New Roman" w:cs="Times New Roman"/>
          </w:rPr>
          <w:t xml:space="preserve">interaction </w:t>
        </w:r>
      </w:ins>
      <w:r w:rsidR="007969A9" w:rsidRPr="002335F1">
        <w:rPr>
          <w:rFonts w:ascii="Times New Roman" w:hAnsi="Times New Roman" w:cs="Times New Roman"/>
        </w:rPr>
        <w:t>networks is defined as a measure of the extent to which a network is divided into distinct modules or communities</w:t>
      </w:r>
      <w:ins w:id="105" w:author="Iago Ferreiro Arias" w:date="2024-11-26T12:33:00Z">
        <w:r w:rsidR="00F4516D">
          <w:rPr>
            <w:rFonts w:ascii="Times New Roman" w:hAnsi="Times New Roman" w:cs="Times New Roman"/>
          </w:rPr>
          <w:t xml:space="preserve"> (i.e., subgroups of plant species and tortoise individuals) in such a way tha</w:t>
        </w:r>
      </w:ins>
      <w:ins w:id="106" w:author="Iago Ferreiro Arias" w:date="2024-11-26T12:34:00Z">
        <w:r w:rsidR="00F4516D">
          <w:rPr>
            <w:rFonts w:ascii="Times New Roman" w:hAnsi="Times New Roman" w:cs="Times New Roman"/>
          </w:rPr>
          <w:t>t</w:t>
        </w:r>
      </w:ins>
      <w:del w:id="107" w:author="Iago Ferreiro Arias" w:date="2024-11-26T12:34:00Z">
        <w:r w:rsidR="007969A9" w:rsidRPr="002335F1" w:rsidDel="00F4516D">
          <w:rPr>
            <w:rFonts w:ascii="Times New Roman" w:hAnsi="Times New Roman" w:cs="Times New Roman"/>
          </w:rPr>
          <w:delText>,</w:delText>
        </w:r>
      </w:del>
      <w:r w:rsidR="007969A9" w:rsidRPr="002335F1">
        <w:rPr>
          <w:rFonts w:ascii="Times New Roman" w:hAnsi="Times New Roman" w:cs="Times New Roman"/>
        </w:rPr>
        <w:t xml:space="preserve"> where </w:t>
      </w:r>
      <w:del w:id="108" w:author="Iago Ferreiro Arias" w:date="2024-11-26T12:34:00Z">
        <w:r w:rsidR="007969A9" w:rsidRPr="002335F1" w:rsidDel="00F4516D">
          <w:rPr>
            <w:rFonts w:ascii="Times New Roman" w:hAnsi="Times New Roman" w:cs="Times New Roman"/>
          </w:rPr>
          <w:delText xml:space="preserve">nodes (i.e., </w:delText>
        </w:r>
      </w:del>
      <w:ins w:id="109" w:author="Iago Ferreiro Arias" w:date="2024-11-26T12:34:00Z">
        <w:r w:rsidR="00F4516D">
          <w:rPr>
            <w:rFonts w:ascii="Times New Roman" w:hAnsi="Times New Roman" w:cs="Times New Roman"/>
          </w:rPr>
          <w:t xml:space="preserve">each </w:t>
        </w:r>
      </w:ins>
      <w:r w:rsidR="007969A9" w:rsidRPr="002335F1">
        <w:rPr>
          <w:rFonts w:ascii="Times New Roman" w:hAnsi="Times New Roman" w:cs="Times New Roman"/>
        </w:rPr>
        <w:t>individual tortoise</w:t>
      </w:r>
      <w:del w:id="110" w:author="Iago Ferreiro Arias" w:date="2024-11-26T12:34:00Z">
        <w:r w:rsidR="007969A9" w:rsidRPr="002335F1" w:rsidDel="00F4516D">
          <w:rPr>
            <w:rFonts w:ascii="Times New Roman" w:hAnsi="Times New Roman" w:cs="Times New Roman"/>
          </w:rPr>
          <w:delText>s</w:delText>
        </w:r>
      </w:del>
      <w:r w:rsidR="007969A9" w:rsidRPr="002335F1">
        <w:rPr>
          <w:rFonts w:ascii="Times New Roman" w:hAnsi="Times New Roman" w:cs="Times New Roman"/>
        </w:rPr>
        <w:t xml:space="preserve"> and plant species</w:t>
      </w:r>
      <w:del w:id="111" w:author="Iago Ferreiro Arias" w:date="2024-11-26T12:34:00Z">
        <w:r w:rsidR="007969A9" w:rsidRPr="002335F1" w:rsidDel="00F4516D">
          <w:rPr>
            <w:rFonts w:ascii="Times New Roman" w:hAnsi="Times New Roman" w:cs="Times New Roman"/>
          </w:rPr>
          <w:delText>)</w:delText>
        </w:r>
      </w:del>
      <w:r w:rsidR="007969A9" w:rsidRPr="002335F1">
        <w:rPr>
          <w:rFonts w:ascii="Times New Roman" w:hAnsi="Times New Roman" w:cs="Times New Roman"/>
        </w:rPr>
        <w:t xml:space="preserve"> within a module have </w:t>
      </w:r>
      <w:del w:id="112" w:author="Iago Ferreiro Arias" w:date="2024-11-26T12:20:00Z">
        <w:r w:rsidR="007969A9" w:rsidRPr="002335F1" w:rsidDel="006C6D8B">
          <w:rPr>
            <w:rFonts w:ascii="Times New Roman" w:hAnsi="Times New Roman" w:cs="Times New Roman"/>
          </w:rPr>
          <w:delText>denser connections</w:delText>
        </w:r>
      </w:del>
      <w:ins w:id="113" w:author="Iago Ferreiro Arias" w:date="2024-11-26T12:20:00Z">
        <w:r w:rsidR="006C6D8B">
          <w:rPr>
            <w:rFonts w:ascii="Times New Roman" w:hAnsi="Times New Roman" w:cs="Times New Roman"/>
          </w:rPr>
          <w:t>more frequent interactions</w:t>
        </w:r>
      </w:ins>
      <w:r w:rsidR="007969A9" w:rsidRPr="002335F1">
        <w:rPr>
          <w:rFonts w:ascii="Times New Roman" w:hAnsi="Times New Roman" w:cs="Times New Roman"/>
        </w:rPr>
        <w:t xml:space="preserve"> to each other than to </w:t>
      </w:r>
      <w:del w:id="114" w:author="Iago Ferreiro Arias" w:date="2024-11-26T12:34:00Z">
        <w:r w:rsidR="007969A9" w:rsidRPr="002335F1" w:rsidDel="00F4516D">
          <w:rPr>
            <w:rFonts w:ascii="Times New Roman" w:hAnsi="Times New Roman" w:cs="Times New Roman"/>
          </w:rPr>
          <w:delText xml:space="preserve">nodes </w:delText>
        </w:r>
      </w:del>
      <w:ins w:id="115" w:author="Iago Ferreiro Arias" w:date="2024-11-26T12:34:00Z">
        <w:r w:rsidR="00F4516D">
          <w:rPr>
            <w:rFonts w:ascii="Times New Roman" w:hAnsi="Times New Roman" w:cs="Times New Roman"/>
          </w:rPr>
          <w:t>individual and plant species</w:t>
        </w:r>
        <w:r w:rsidR="00F4516D" w:rsidRPr="002335F1">
          <w:rPr>
            <w:rFonts w:ascii="Times New Roman" w:hAnsi="Times New Roman" w:cs="Times New Roman"/>
          </w:rPr>
          <w:t xml:space="preserve"> </w:t>
        </w:r>
      </w:ins>
      <w:r w:rsidR="007969A9" w:rsidRPr="002335F1">
        <w:rPr>
          <w:rFonts w:ascii="Times New Roman" w:hAnsi="Times New Roman" w:cs="Times New Roman"/>
        </w:rPr>
        <w:t>in other modules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{"citationID":"d9g3fGdX","properties":{"formattedCitation":"(Olesen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7969A9" w:rsidRPr="002335F1">
        <w:rPr>
          <w:rFonts w:ascii="Times New Roman" w:hAnsi="Times New Roman" w:cs="Times New Roman"/>
        </w:rPr>
        <w:t>.</w:t>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We separately estimated modularity values for the antagonistic and mutualistic networks and tested whether these deviated from </w:t>
      </w:r>
      <w:r w:rsidR="00272C41" w:rsidRPr="002335F1">
        <w:rPr>
          <w:rFonts w:ascii="Times New Roman" w:hAnsi="Times New Roman" w:cs="Times New Roman"/>
        </w:rPr>
        <w:t>expected by chanc</w:t>
      </w:r>
      <w:r w:rsidR="00852CF1" w:rsidRPr="002335F1">
        <w:rPr>
          <w:rFonts w:ascii="Times New Roman" w:hAnsi="Times New Roman" w:cs="Times New Roman"/>
        </w:rPr>
        <w:t xml:space="preserve">e </w:t>
      </w:r>
      <w:r w:rsidR="00A05D16" w:rsidRPr="002335F1">
        <w:rPr>
          <w:rFonts w:ascii="Times New Roman" w:hAnsi="Times New Roman" w:cs="Times New Roman"/>
        </w:rPr>
        <w:t>using</w:t>
      </w:r>
      <w:r w:rsidR="00852CF1" w:rsidRPr="002335F1">
        <w:rPr>
          <w:rFonts w:ascii="Times New Roman" w:hAnsi="Times New Roman" w:cs="Times New Roman"/>
        </w:rPr>
        <w:t xml:space="preserve"> 1000 randomizations </w:t>
      </w:r>
      <w:r w:rsidR="00A05D16" w:rsidRPr="002335F1">
        <w:rPr>
          <w:rFonts w:ascii="Times New Roman" w:hAnsi="Times New Roman" w:cs="Times New Roman"/>
        </w:rPr>
        <w:t>us</w:t>
      </w:r>
      <w:r w:rsidR="00E24006" w:rsidRPr="002335F1">
        <w:rPr>
          <w:rFonts w:ascii="Times New Roman" w:hAnsi="Times New Roman" w:cs="Times New Roman"/>
        </w:rPr>
        <w:t xml:space="preserve">ing null models with the </w:t>
      </w:r>
      <w:proofErr w:type="spellStart"/>
      <w:r w:rsidR="00E24006" w:rsidRPr="002335F1">
        <w:rPr>
          <w:rFonts w:ascii="Times New Roman" w:hAnsi="Times New Roman" w:cs="Times New Roman"/>
          <w:i/>
          <w:iCs/>
        </w:rPr>
        <w:t>Vaznull</w:t>
      </w:r>
      <w:proofErr w:type="spellEnd"/>
      <w:r w:rsidR="00E24006" w:rsidRPr="002335F1">
        <w:rPr>
          <w:rFonts w:ascii="Times New Roman" w:hAnsi="Times New Roman" w:cs="Times New Roman"/>
        </w:rPr>
        <w:t xml:space="preserve"> algorithm</w:t>
      </w:r>
      <w:r w:rsidR="009C1B13" w:rsidRPr="002335F1">
        <w:rPr>
          <w:rFonts w:ascii="Times New Roman" w:hAnsi="Times New Roman" w:cs="Times New Roman"/>
        </w:rPr>
        <w:t xml:space="preserve"> and then calculating z-scores</w:t>
      </w:r>
      <w:r w:rsidR="00E24006"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FF2255" w:rsidRPr="002335F1">
        <w:rPr>
          <w:rFonts w:ascii="Times New Roman" w:hAnsi="Times New Roman" w:cs="Times New Roman"/>
        </w:rPr>
        <w:instrText xml:space="preserve"> ADDIN ZOTERO_ITEM CSL_CITATION {"citationID":"o9WMcdQG","properties":{"formattedCitation":"(V\\uc0\\u225{}zquez et al., 2007)","plainCitation":"(Vázquez et al., 2007)","noteIndex":0},"citationItems":[{"id":4619,"uris":["http://zotero.org/users/11161907/items/MCTZEISK"],"itemData":{"id":4619,"type":"article-journal","abstract":"The strength of interactions among species in a network tends to be highly asymmetric. We evaluate the hypothesis that this asymmetry results from the distribution of abundance among species, so that species interactions occur randomly among individuals. We used a database on mutualistic and antagonistic bipartite quantitative interaction networks. We show that across all types of networks asymmetry was correlated with abundance, so that rare species were asymmetrically affected by their abundant partners, while pairs of interacting abundant species tended to exhibit more symmetric, reciprocally strong effects. A null model shows that abundance provides a sufficient explanation of the asymmetry structure in some networks, but suggests the role of additional factors in others. Although not universal, our hypothesis holds for a substantial fraction of networks analyzed here, and should be considered as a null model in all studies aimed at evaluating the ecological and evolutionary consequences of species interactions.","container-title":"Oikos","DOI":"10.1111/j.0030-1299.2007.15828.x","ISSN":"1600-0706","issue":"7","language":"en","note":"_eprint: https://onlinelibrary.wiley.com/doi/pdf/10.1111/j.0030-1299.2007.15828.x","page":"1120-1127","source":"Wiley Online Library","title":"Species abundance and asymmetric interaction strength in ecological networks","volume":"116","author":[{"family":"Vázquez","given":"Diego P."},{"family":"Melián","given":"Carlos J."},{"family":"Williams","given":"Neal M."},{"family":"Blüthgen","given":"Nico"},{"family":"Krasnov","given":"Boris R."},{"family":"Poulin","given":"Robert"}],"issued":{"date-parts":[["2007"]]}}}],"schema":"https://github.com/citation-style-language/schema/raw/master/csl-citation.json"} </w:instrText>
      </w:r>
      <w:r w:rsidR="00FF2255" w:rsidRPr="002335F1">
        <w:rPr>
          <w:rFonts w:ascii="Times New Roman" w:hAnsi="Times New Roman" w:cs="Times New Roman"/>
        </w:rPr>
        <w:fldChar w:fldCharType="separate"/>
      </w:r>
      <w:r w:rsidR="00FF2255" w:rsidRPr="002335F1">
        <w:rPr>
          <w:rFonts w:ascii="Times New Roman" w:hAnsi="Times New Roman" w:cs="Times New Roman"/>
          <w:kern w:val="0"/>
        </w:rPr>
        <w:t>(Vázquez et al., 2007)</w:t>
      </w:r>
      <w:r w:rsidR="00FF2255" w:rsidRPr="002335F1">
        <w:rPr>
          <w:rFonts w:ascii="Times New Roman" w:hAnsi="Times New Roman" w:cs="Times New Roman"/>
        </w:rPr>
        <w:fldChar w:fldCharType="end"/>
      </w:r>
      <w:r w:rsidR="00E24006" w:rsidRPr="002335F1">
        <w:rPr>
          <w:rFonts w:ascii="Times New Roman" w:hAnsi="Times New Roman" w:cs="Times New Roman"/>
        </w:rPr>
        <w:t>.</w:t>
      </w:r>
      <w:r w:rsidR="001352D8" w:rsidRPr="002335F1">
        <w:rPr>
          <w:rFonts w:ascii="Times New Roman" w:hAnsi="Times New Roman" w:cs="Times New Roman"/>
        </w:rPr>
        <w:t xml:space="preserve"> </w:t>
      </w:r>
      <w:r w:rsidR="00E24006" w:rsidRPr="002335F1">
        <w:rPr>
          <w:rFonts w:ascii="Times New Roman" w:hAnsi="Times New Roman" w:cs="Times New Roman"/>
        </w:rPr>
        <w:t>After estimating modularity, we defined the structural roles of individual tortoises by calculating their within-module connectivity (z) and among-module connectivity (c) values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{"citationID":"jsn1U4yk","properties":{"formattedCitation":"(Olesen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High z values indicate tortoises that are well-connected within their module, acting as central hubs within a specific subgroup of plant interactions. High c values, on the other hand, identify tortoises that connect across multiple modules, linking different plant groups and acting as "connectors" within the </w:t>
      </w:r>
      <w:del w:id="116" w:author="Iago Ferreiro Arias" w:date="2024-11-26T12:20:00Z">
        <w:r w:rsidR="00A05D16" w:rsidRPr="002335F1" w:rsidDel="006C6D8B">
          <w:rPr>
            <w:rFonts w:ascii="Times New Roman" w:hAnsi="Times New Roman" w:cs="Times New Roman"/>
          </w:rPr>
          <w:delText xml:space="preserve">broader </w:delText>
        </w:r>
      </w:del>
      <w:ins w:id="117" w:author="Iago Ferreiro Arias" w:date="2024-11-26T12:20:00Z">
        <w:r w:rsidR="006C6D8B">
          <w:rPr>
            <w:rFonts w:ascii="Times New Roman" w:hAnsi="Times New Roman" w:cs="Times New Roman"/>
          </w:rPr>
          <w:t>e</w:t>
        </w:r>
      </w:ins>
      <w:ins w:id="118" w:author="Iago Ferreiro Arias" w:date="2024-11-26T12:23:00Z">
        <w:r w:rsidR="006F309F">
          <w:rPr>
            <w:rFonts w:ascii="Times New Roman" w:hAnsi="Times New Roman" w:cs="Times New Roman"/>
          </w:rPr>
          <w:t>ntire</w:t>
        </w:r>
      </w:ins>
      <w:ins w:id="119" w:author="Iago Ferreiro Arias" w:date="2024-11-26T12:20:00Z">
        <w:r w:rsidR="006C6D8B" w:rsidRPr="002335F1">
          <w:rPr>
            <w:rFonts w:ascii="Times New Roman" w:hAnsi="Times New Roman" w:cs="Times New Roman"/>
          </w:rPr>
          <w:t xml:space="preserve"> </w:t>
        </w:r>
      </w:ins>
      <w:r w:rsidR="00A05D16" w:rsidRPr="002335F1">
        <w:rPr>
          <w:rFonts w:ascii="Times New Roman" w:hAnsi="Times New Roman" w:cs="Times New Roman"/>
        </w:rPr>
        <w:t>network.</w:t>
      </w:r>
      <w:r w:rsidR="00A05D16" w:rsidRPr="002335F1">
        <w:t xml:space="preserve"> </w:t>
      </w:r>
      <w:r w:rsidR="00A05D16" w:rsidRPr="002335F1">
        <w:rPr>
          <w:rFonts w:ascii="Times New Roman" w:hAnsi="Times New Roman" w:cs="Times New Roman"/>
        </w:rPr>
        <w:t xml:space="preserve">Using the 95th percentiles of </w:t>
      </w:r>
      <w:del w:id="120" w:author="Iago Ferreiro Arias" w:date="2024-11-26T12:27:00Z">
        <w:r w:rsidR="00A05D16" w:rsidRPr="002335F1" w:rsidDel="006F309F">
          <w:rPr>
            <w:rFonts w:ascii="Times New Roman" w:hAnsi="Times New Roman" w:cs="Times New Roman"/>
          </w:rPr>
          <w:delText xml:space="preserve">connectivity </w:delText>
        </w:r>
      </w:del>
      <w:ins w:id="121" w:author="Iago Ferreiro Arias" w:date="2024-11-26T12:27:00Z">
        <w:r w:rsidR="006F309F">
          <w:rPr>
            <w:rFonts w:ascii="Times New Roman" w:hAnsi="Times New Roman" w:cs="Times New Roman"/>
          </w:rPr>
          <w:t>z and c</w:t>
        </w:r>
        <w:r w:rsidR="006F309F" w:rsidRPr="002335F1">
          <w:rPr>
            <w:rFonts w:ascii="Times New Roman" w:hAnsi="Times New Roman" w:cs="Times New Roman"/>
          </w:rPr>
          <w:t xml:space="preserve"> </w:t>
        </w:r>
      </w:ins>
      <w:r w:rsidR="00A05D16" w:rsidRPr="002335F1">
        <w:rPr>
          <w:rFonts w:ascii="Times New Roman" w:hAnsi="Times New Roman" w:cs="Times New Roman"/>
        </w:rPr>
        <w:t xml:space="preserve">values from </w:t>
      </w:r>
      <w:ins w:id="122" w:author="Iago Ferreiro Arias" w:date="2024-11-26T12:27:00Z">
        <w:r w:rsidR="006F309F">
          <w:rPr>
            <w:rFonts w:ascii="Times New Roman" w:hAnsi="Times New Roman" w:cs="Times New Roman"/>
          </w:rPr>
          <w:lastRenderedPageBreak/>
          <w:t xml:space="preserve">the 1000 </w:t>
        </w:r>
      </w:ins>
      <w:r w:rsidR="00A05D16" w:rsidRPr="002335F1">
        <w:rPr>
          <w:rFonts w:ascii="Times New Roman" w:hAnsi="Times New Roman" w:cs="Times New Roman"/>
        </w:rPr>
        <w:t>randomised networks as thresholds, we classified tortoises into structural roles: peripheral (low z and c values); network hub (high z and c values); module hub (high z, low c)</w:t>
      </w:r>
      <w:r w:rsidR="00FF2255" w:rsidRPr="002335F1">
        <w:rPr>
          <w:rFonts w:ascii="Times New Roman" w:hAnsi="Times New Roman" w:cs="Times New Roman"/>
        </w:rPr>
        <w:t xml:space="preserve">; </w:t>
      </w:r>
      <w:r w:rsidR="00A05D16" w:rsidRPr="002335F1">
        <w:rPr>
          <w:rFonts w:ascii="Times New Roman" w:hAnsi="Times New Roman" w:cs="Times New Roman"/>
        </w:rPr>
        <w:t>and network connector (high c, low z)</w:t>
      </w:r>
      <w:r w:rsidR="00FF2255"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{"citationID":"ErifgCsH","properties":{"formattedCitation":"(Olesen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A05D16" w:rsidRPr="002335F1">
        <w:rPr>
          <w:rFonts w:ascii="Times New Roman" w:hAnsi="Times New Roman" w:cs="Times New Roman"/>
        </w:rPr>
        <w:t xml:space="preserve">. </w:t>
      </w:r>
      <w:r w:rsidR="00E24006" w:rsidRPr="002335F1">
        <w:rPr>
          <w:rFonts w:ascii="Times New Roman" w:hAnsi="Times New Roman" w:cs="Times New Roman"/>
        </w:rPr>
        <w:t xml:space="preserve">To assess whether individual tortoises retained their structural roles across antagonistic and mutualistic networks, we calculated the proportion of </w:t>
      </w:r>
      <w:r>
        <w:rPr>
          <w:rFonts w:ascii="Times New Roman" w:hAnsi="Times New Roman" w:cs="Times New Roman"/>
        </w:rPr>
        <w:t>individuals</w:t>
      </w:r>
      <w:r w:rsidR="00E24006" w:rsidRPr="002335F1">
        <w:rPr>
          <w:rFonts w:ascii="Times New Roman" w:hAnsi="Times New Roman" w:cs="Times New Roman"/>
        </w:rPr>
        <w:t xml:space="preserve"> classified as peripheral, module hubs, network hubs, or network connectors in the antagonistic network that received different structural role classifications in the mutualistic network.</w:t>
      </w:r>
      <w:r w:rsidR="001352D8" w:rsidRPr="002335F1">
        <w:rPr>
          <w:rFonts w:ascii="Times New Roman" w:hAnsi="Times New Roman" w:cs="Times New Roman"/>
        </w:rPr>
        <w:t xml:space="preserve"> All network analyses and visualization were carried out in R Statistical Software v. 4.2.2</w:t>
      </w:r>
      <w:r w:rsidR="00B30378"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FF2255" w:rsidRPr="002335F1">
        <w:rPr>
          <w:rFonts w:ascii="Times New Roman" w:hAnsi="Times New Roman" w:cs="Times New Roman"/>
        </w:rPr>
        <w:instrText xml:space="preserve"> ADDIN ZOTERO_ITEM CSL_CITATION {"citationID":"jRB4nxnR","properties":{"formattedCitation":"(R Core Team, 2023)","plainCitation":"(R Core Team, 2023)","noteIndex":0},"citationItems":[{"id":792,"uris":["http://zotero.org/users/11161907/items/VWQLK3KH"],"itemData":{"id":792,"type":"software","event-place":"Vienna, Austria","publisher":"R Foundation for Statistical Computing","publisher-place":"Vienna, Austria","title":"R: A Language and Environment for Statistical Computing","URL":"https://www.R-project.org/","author":[{"family":"R Core Team","given":""}],"issued":{"date-parts":[["2023"]]}}}],"schema":"https://github.com/citation-style-language/schema/raw/master/csl-citation.json"} </w:instrText>
      </w:r>
      <w:r w:rsidR="00FF2255" w:rsidRPr="002335F1">
        <w:rPr>
          <w:rFonts w:ascii="Times New Roman" w:hAnsi="Times New Roman" w:cs="Times New Roman"/>
        </w:rPr>
        <w:fldChar w:fldCharType="separate"/>
      </w:r>
      <w:r w:rsidR="00FF2255" w:rsidRPr="002335F1">
        <w:rPr>
          <w:rFonts w:ascii="Times New Roman" w:hAnsi="Times New Roman" w:cs="Times New Roman"/>
          <w:noProof/>
        </w:rPr>
        <w:t>(R Core Team, 2023)</w:t>
      </w:r>
      <w:r w:rsidR="00FF2255" w:rsidRPr="002335F1">
        <w:rPr>
          <w:rFonts w:ascii="Times New Roman" w:hAnsi="Times New Roman" w:cs="Times New Roman"/>
        </w:rPr>
        <w:fldChar w:fldCharType="end"/>
      </w:r>
      <w:r w:rsidR="001352D8" w:rsidRPr="002335F1">
        <w:rPr>
          <w:rFonts w:ascii="Times New Roman" w:hAnsi="Times New Roman" w:cs="Times New Roman"/>
        </w:rPr>
        <w:t xml:space="preserve">  using </w:t>
      </w:r>
      <w:r w:rsidR="00FF2255" w:rsidRPr="002335F1">
        <w:rPr>
          <w:rFonts w:ascii="Times New Roman" w:hAnsi="Times New Roman" w:cs="Times New Roman"/>
        </w:rPr>
        <w:t>“</w:t>
      </w:r>
      <w:r w:rsidR="001352D8" w:rsidRPr="002335F1">
        <w:rPr>
          <w:rFonts w:ascii="Times New Roman" w:hAnsi="Times New Roman" w:cs="Times New Roman"/>
          <w:i/>
          <w:iCs/>
        </w:rPr>
        <w:t>bipartite</w:t>
      </w:r>
      <w:r w:rsidR="00FF2255" w:rsidRPr="002335F1">
        <w:rPr>
          <w:rFonts w:ascii="Times New Roman" w:hAnsi="Times New Roman" w:cs="Times New Roman"/>
        </w:rPr>
        <w:t>”</w:t>
      </w:r>
      <w:r w:rsidR="00B30378" w:rsidRPr="002335F1">
        <w:rPr>
          <w:rFonts w:ascii="Times New Roman" w:hAnsi="Times New Roman" w:cs="Times New Roman"/>
        </w:rPr>
        <w:t xml:space="preserve"> </w:t>
      </w:r>
      <w:r w:rsidR="00B30378" w:rsidRPr="002335F1">
        <w:rPr>
          <w:rFonts w:ascii="Times New Roman" w:hAnsi="Times New Roman" w:cs="Times New Roman"/>
        </w:rPr>
        <w:fldChar w:fldCharType="begin"/>
      </w:r>
      <w:r w:rsidR="00B30378" w:rsidRPr="002335F1">
        <w:rPr>
          <w:rFonts w:ascii="Times New Roman" w:hAnsi="Times New Roman" w:cs="Times New Roman"/>
        </w:rPr>
        <w:instrText xml:space="preserve"> ADDIN ZOTERO_ITEM CSL_CITATION {"citationID":"37waJ6wZ","properties":{"formattedCitation":"(Dormann et al., 2008)","plainCitation":"(Dormann et al., 2008)","noteIndex":0},"citationItems":[{"id":4231,"uris":["http://zotero.org/users/11161907/items/HTXXJWQI"],"itemData":{"id":4231,"type":"article-journal","container-title":"R News","issue":"2","language":"en","page":"8-11","title":"Introducing the bipartite Package:   Analysing Ecological Networks","volume":"8","author":[{"family":"Dormann","given":"Carsten F."},{"family":"Gruber","given":"Bernd"},{"family":"Fründ","given":"Jochen"}],"issued":{"date-parts":[["2008"]]}}}],"schema":"https://github.com/citation-style-language/schema/raw/master/csl-citation.json"} </w:instrText>
      </w:r>
      <w:r w:rsidR="00B30378" w:rsidRPr="002335F1">
        <w:rPr>
          <w:rFonts w:ascii="Times New Roman" w:hAnsi="Times New Roman" w:cs="Times New Roman"/>
        </w:rPr>
        <w:fldChar w:fldCharType="separate"/>
      </w:r>
      <w:r w:rsidR="00B30378" w:rsidRPr="002335F1">
        <w:rPr>
          <w:rFonts w:ascii="Times New Roman" w:hAnsi="Times New Roman" w:cs="Times New Roman"/>
          <w:noProof/>
        </w:rPr>
        <w:t>(Dormann et al., 2008)</w:t>
      </w:r>
      <w:r w:rsidR="00B30378" w:rsidRPr="002335F1">
        <w:rPr>
          <w:rFonts w:ascii="Times New Roman" w:hAnsi="Times New Roman" w:cs="Times New Roman"/>
        </w:rPr>
        <w:fldChar w:fldCharType="end"/>
      </w:r>
      <w:r w:rsidR="001352D8" w:rsidRPr="002335F1">
        <w:rPr>
          <w:rFonts w:ascii="Times New Roman" w:hAnsi="Times New Roman" w:cs="Times New Roman"/>
        </w:rPr>
        <w:t xml:space="preserve"> </w:t>
      </w:r>
      <w:r w:rsidR="00B30378" w:rsidRPr="002335F1">
        <w:rPr>
          <w:rFonts w:ascii="Times New Roman" w:hAnsi="Times New Roman" w:cs="Times New Roman"/>
        </w:rPr>
        <w:t xml:space="preserve"> </w:t>
      </w:r>
      <w:r w:rsidR="001352D8" w:rsidRPr="002335F1">
        <w:rPr>
          <w:rFonts w:ascii="Times New Roman" w:hAnsi="Times New Roman" w:cs="Times New Roman"/>
        </w:rPr>
        <w:t xml:space="preserve">and </w:t>
      </w:r>
      <w:r w:rsidR="00FF2255" w:rsidRPr="002335F1">
        <w:rPr>
          <w:rFonts w:ascii="Times New Roman" w:hAnsi="Times New Roman" w:cs="Times New Roman"/>
        </w:rPr>
        <w:t>“</w:t>
      </w:r>
      <w:r w:rsidR="001352D8" w:rsidRPr="002335F1">
        <w:rPr>
          <w:rFonts w:ascii="Times New Roman" w:hAnsi="Times New Roman" w:cs="Times New Roman"/>
          <w:i/>
          <w:iCs/>
        </w:rPr>
        <w:t>ggplot2</w:t>
      </w:r>
      <w:r w:rsidR="00FF2255" w:rsidRPr="002335F1">
        <w:rPr>
          <w:rFonts w:ascii="Times New Roman" w:hAnsi="Times New Roman" w:cs="Times New Roman"/>
        </w:rPr>
        <w:t>”</w:t>
      </w:r>
      <w:r w:rsidR="001352D8" w:rsidRPr="002335F1">
        <w:rPr>
          <w:rFonts w:ascii="Times New Roman" w:hAnsi="Times New Roman" w:cs="Times New Roman"/>
        </w:rPr>
        <w:t xml:space="preserve">  packages </w:t>
      </w:r>
      <w:r w:rsidR="001352D8" w:rsidRPr="002335F1">
        <w:rPr>
          <w:rFonts w:ascii="Times New Roman" w:hAnsi="Times New Roman" w:cs="Times New Roman"/>
        </w:rPr>
        <w:fldChar w:fldCharType="begin"/>
      </w:r>
      <w:r w:rsidR="000F211A" w:rsidRPr="002335F1">
        <w:rPr>
          <w:rFonts w:ascii="Times New Roman" w:hAnsi="Times New Roman" w:cs="Times New Roman"/>
        </w:rPr>
        <w:instrText xml:space="preserve"> ADDIN ZOTERO_ITEM CSL_CITATION {"citationID":"sKoPpz6P","properties":{"formattedCitation":"(Wickham, 2016)","plainCitation":"(Wickham, 2016)","dontUpdate":true,"noteIndex":0},"citationItems":[{"id":96,"uris":["http://zotero.org/users/11161907/items/ZCIX29TP"],"itemData":{"id":96,"type":"book","ISBN":"978-3-319-24277-4","publisher":"Springer-Verlag New York","title":"ggplot2: Elegant graphics for data analysis","URL":"https://ggplot2.tidyverse.org","author":[{"family":"Wickham","given":"Hadley"}],"issued":{"date-parts":[["2016"]]}}}],"schema":"https://github.com/citation-style-language/schema/raw/master/csl-citation.json"} </w:instrText>
      </w:r>
      <w:r w:rsidR="001352D8" w:rsidRPr="002335F1">
        <w:rPr>
          <w:rFonts w:ascii="Times New Roman" w:hAnsi="Times New Roman" w:cs="Times New Roman"/>
        </w:rPr>
        <w:fldChar w:fldCharType="separate"/>
      </w:r>
      <w:r w:rsidR="00B30378" w:rsidRPr="002335F1">
        <w:rPr>
          <w:rFonts w:ascii="Times New Roman" w:hAnsi="Times New Roman" w:cs="Times New Roman"/>
          <w:noProof/>
        </w:rPr>
        <w:t>(Dormann et al., 2008)</w:t>
      </w:r>
      <w:r w:rsidR="001352D8" w:rsidRPr="002335F1">
        <w:rPr>
          <w:rFonts w:ascii="Times New Roman" w:hAnsi="Times New Roman" w:cs="Times New Roman"/>
        </w:rPr>
        <w:fldChar w:fldCharType="end"/>
      </w:r>
      <w:r w:rsidR="001352D8" w:rsidRPr="002335F1">
        <w:rPr>
          <w:rFonts w:ascii="Times New Roman" w:hAnsi="Times New Roman" w:cs="Times New Roman"/>
        </w:rPr>
        <w:t>, respectively,</w:t>
      </w:r>
    </w:p>
    <w:p w14:paraId="38A37A7A" w14:textId="77777777" w:rsidR="00E24006" w:rsidRPr="002335F1" w:rsidRDefault="00E24006" w:rsidP="00E24006">
      <w:pPr>
        <w:spacing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Results</w:t>
      </w:r>
      <w:r w:rsidR="00EF6A58" w:rsidRPr="002335F1">
        <w:rPr>
          <w:rFonts w:ascii="Times New Roman" w:hAnsi="Times New Roman" w:cs="Times New Roman"/>
          <w:b/>
          <w:bCs/>
          <w:sz w:val="28"/>
          <w:szCs w:val="28"/>
        </w:rPr>
        <w:t>.</w:t>
      </w:r>
    </w:p>
    <w:p w14:paraId="729E7A27" w14:textId="77777777" w:rsidR="007969A9" w:rsidRPr="002335F1" w:rsidRDefault="007969A9"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Plant reference collection</w:t>
      </w:r>
    </w:p>
    <w:p w14:paraId="44C11038" w14:textId="12C41C98" w:rsidR="00A05D16" w:rsidRPr="002335F1" w:rsidRDefault="00A05D16" w:rsidP="004C5BAC">
      <w:pPr>
        <w:spacing w:after="240" w:line="480" w:lineRule="auto"/>
        <w:jc w:val="both"/>
        <w:rPr>
          <w:rFonts w:ascii="Times New Roman" w:hAnsi="Times New Roman" w:cs="Times New Roman"/>
        </w:rPr>
      </w:pPr>
      <w:r w:rsidRPr="002335F1">
        <w:rPr>
          <w:rFonts w:ascii="Times New Roman" w:hAnsi="Times New Roman" w:cs="Times New Roman"/>
        </w:rPr>
        <w:tab/>
      </w:r>
      <w:r w:rsidR="00E500E3" w:rsidRPr="002335F1">
        <w:rPr>
          <w:rFonts w:ascii="Times New Roman" w:hAnsi="Times New Roman" w:cs="Times New Roman"/>
        </w:rPr>
        <w:t xml:space="preserve">A total of 51 different </w:t>
      </w:r>
      <w:r w:rsidR="00C47EAB" w:rsidRPr="002335F1">
        <w:rPr>
          <w:rFonts w:ascii="Times New Roman" w:hAnsi="Times New Roman" w:cs="Times New Roman"/>
        </w:rPr>
        <w:t>plant species were collecte</w:t>
      </w:r>
      <w:r w:rsidR="00E500E3" w:rsidRPr="002335F1">
        <w:rPr>
          <w:rFonts w:ascii="Times New Roman" w:hAnsi="Times New Roman" w:cs="Times New Roman"/>
        </w:rPr>
        <w:t>d on tortoises feeding areas (Table S</w:t>
      </w:r>
      <w:r w:rsidR="007E7219" w:rsidRPr="002335F1">
        <w:rPr>
          <w:rFonts w:ascii="Times New Roman" w:hAnsi="Times New Roman" w:cs="Times New Roman"/>
        </w:rPr>
        <w:t>1</w:t>
      </w:r>
      <w:r w:rsidR="00E500E3" w:rsidRPr="002335F1">
        <w:rPr>
          <w:rFonts w:ascii="Times New Roman" w:hAnsi="Times New Roman" w:cs="Times New Roman"/>
        </w:rPr>
        <w:t>). Of them, 53% (n=27) correspond to introduced plant species, while 47% (n=24) correspond to native specimens</w:t>
      </w:r>
      <w:r w:rsidR="00B748E7" w:rsidRPr="002335F1">
        <w:rPr>
          <w:rFonts w:ascii="Times New Roman" w:hAnsi="Times New Roman" w:cs="Times New Roman"/>
        </w:rPr>
        <w:t>, including two endemic plants</w:t>
      </w:r>
      <w:r w:rsidR="00E500E3" w:rsidRPr="002335F1">
        <w:rPr>
          <w:rFonts w:ascii="Times New Roman" w:hAnsi="Times New Roman" w:cs="Times New Roman"/>
        </w:rPr>
        <w:t xml:space="preserve">: </w:t>
      </w:r>
      <w:r w:rsidR="00E500E3" w:rsidRPr="002335F1">
        <w:rPr>
          <w:rFonts w:ascii="Times New Roman" w:hAnsi="Times New Roman" w:cs="Times New Roman"/>
          <w:i/>
          <w:iCs/>
        </w:rPr>
        <w:t xml:space="preserve">Pandanus </w:t>
      </w:r>
      <w:proofErr w:type="spellStart"/>
      <w:r w:rsidR="00E500E3" w:rsidRPr="002335F1">
        <w:rPr>
          <w:rFonts w:ascii="Times New Roman" w:hAnsi="Times New Roman" w:cs="Times New Roman"/>
          <w:i/>
          <w:iCs/>
        </w:rPr>
        <w:t>balfourii</w:t>
      </w:r>
      <w:proofErr w:type="spellEnd"/>
      <w:r w:rsidR="00E500E3" w:rsidRPr="002335F1">
        <w:rPr>
          <w:rFonts w:ascii="Times New Roman" w:hAnsi="Times New Roman" w:cs="Times New Roman"/>
          <w:i/>
          <w:iCs/>
        </w:rPr>
        <w:t xml:space="preserve"> </w:t>
      </w:r>
      <w:r w:rsidR="00E500E3" w:rsidRPr="002335F1">
        <w:rPr>
          <w:rFonts w:ascii="Times New Roman" w:hAnsi="Times New Roman" w:cs="Times New Roman"/>
        </w:rPr>
        <w:t xml:space="preserve">and </w:t>
      </w:r>
      <w:proofErr w:type="spellStart"/>
      <w:r w:rsidR="00E500E3" w:rsidRPr="002335F1">
        <w:rPr>
          <w:rFonts w:ascii="Times New Roman" w:hAnsi="Times New Roman" w:cs="Times New Roman"/>
          <w:i/>
          <w:iCs/>
        </w:rPr>
        <w:t>Rothmannia</w:t>
      </w:r>
      <w:proofErr w:type="spellEnd"/>
      <w:r w:rsidR="00E500E3" w:rsidRPr="002335F1">
        <w:rPr>
          <w:rFonts w:ascii="Times New Roman" w:hAnsi="Times New Roman" w:cs="Times New Roman"/>
          <w:i/>
          <w:iCs/>
        </w:rPr>
        <w:t xml:space="preserve"> </w:t>
      </w:r>
      <w:proofErr w:type="spellStart"/>
      <w:r w:rsidR="00E500E3" w:rsidRPr="002335F1">
        <w:rPr>
          <w:rFonts w:ascii="Times New Roman" w:hAnsi="Times New Roman" w:cs="Times New Roman"/>
          <w:i/>
          <w:iCs/>
        </w:rPr>
        <w:t>annae</w:t>
      </w:r>
      <w:proofErr w:type="spellEnd"/>
      <w:r w:rsidR="00E500E3" w:rsidRPr="002335F1">
        <w:rPr>
          <w:rFonts w:ascii="Times New Roman" w:hAnsi="Times New Roman" w:cs="Times New Roman"/>
        </w:rPr>
        <w:t>. Among the 51 identified species, sequencing of the ITS-2 region was successfully accomplished for 31 species (ca. 61%). Sequences extracted from GenBank database yielded 44 sequences</w:t>
      </w:r>
      <w:r w:rsidR="00B748E7" w:rsidRPr="002335F1">
        <w:rPr>
          <w:rFonts w:ascii="Times New Roman" w:hAnsi="Times New Roman" w:cs="Times New Roman"/>
        </w:rPr>
        <w:t xml:space="preserve"> of the nr ITS-2</w:t>
      </w:r>
      <w:r w:rsidR="00E500E3" w:rsidRPr="002335F1">
        <w:rPr>
          <w:rFonts w:ascii="Times New Roman" w:hAnsi="Times New Roman" w:cs="Times New Roman"/>
        </w:rPr>
        <w:t xml:space="preserve">, while sequences for the remaining seven species were not found in GenBank database neither successfully sequenced </w:t>
      </w:r>
      <w:ins w:id="123" w:author="Iago Ferreiro Arias" w:date="2024-11-26T12:36:00Z">
        <w:r w:rsidR="00F4516D">
          <w:rPr>
            <w:rFonts w:ascii="Times New Roman" w:hAnsi="Times New Roman" w:cs="Times New Roman"/>
          </w:rPr>
          <w:t xml:space="preserve">by us </w:t>
        </w:r>
      </w:ins>
      <w:r w:rsidR="00E500E3" w:rsidRPr="002335F1">
        <w:rPr>
          <w:rFonts w:ascii="Times New Roman" w:hAnsi="Times New Roman" w:cs="Times New Roman"/>
        </w:rPr>
        <w:t>(Table S</w:t>
      </w:r>
      <w:r w:rsidR="007E7219" w:rsidRPr="002335F1">
        <w:rPr>
          <w:rFonts w:ascii="Times New Roman" w:hAnsi="Times New Roman" w:cs="Times New Roman"/>
        </w:rPr>
        <w:t>1</w:t>
      </w:r>
      <w:r w:rsidR="00E500E3" w:rsidRPr="002335F1">
        <w:rPr>
          <w:rFonts w:ascii="Times New Roman" w:hAnsi="Times New Roman" w:cs="Times New Roman"/>
        </w:rPr>
        <w:t xml:space="preserve">). The ITS-2 sequences obtained from plant species occurring within the feeding tortoise area matched those ITS-2 sequences obtained from GenBank, thus indicating </w:t>
      </w:r>
      <w:r w:rsidR="00B748E7" w:rsidRPr="002335F1">
        <w:rPr>
          <w:rFonts w:ascii="Times New Roman" w:hAnsi="Times New Roman" w:cs="Times New Roman"/>
        </w:rPr>
        <w:t>full congruence, i.e.</w:t>
      </w:r>
      <w:ins w:id="124" w:author="Iago Ferreiro Arias" w:date="2024-11-26T12:36:00Z">
        <w:r w:rsidR="00F4516D">
          <w:rPr>
            <w:rFonts w:ascii="Times New Roman" w:hAnsi="Times New Roman" w:cs="Times New Roman"/>
          </w:rPr>
          <w:t>,</w:t>
        </w:r>
      </w:ins>
      <w:r w:rsidR="00B748E7" w:rsidRPr="002335F1">
        <w:rPr>
          <w:rFonts w:ascii="Times New Roman" w:hAnsi="Times New Roman" w:cs="Times New Roman"/>
        </w:rPr>
        <w:t xml:space="preserve"> </w:t>
      </w:r>
      <w:r w:rsidR="00E500E3" w:rsidRPr="002335F1">
        <w:rPr>
          <w:rFonts w:ascii="Times New Roman" w:hAnsi="Times New Roman" w:cs="Times New Roman"/>
        </w:rPr>
        <w:t xml:space="preserve">species </w:t>
      </w:r>
      <w:r w:rsidR="00B748E7" w:rsidRPr="002335F1">
        <w:rPr>
          <w:rFonts w:ascii="Times New Roman" w:hAnsi="Times New Roman" w:cs="Times New Roman"/>
        </w:rPr>
        <w:t>from the GenBank correspond with those identified in the out study</w:t>
      </w:r>
      <w:r w:rsidR="00E500E3" w:rsidRPr="002335F1">
        <w:rPr>
          <w:rFonts w:ascii="Times New Roman" w:hAnsi="Times New Roman" w:cs="Times New Roman"/>
        </w:rPr>
        <w:t xml:space="preserve"> (</w:t>
      </w:r>
      <w:r w:rsidR="00BC7755" w:rsidRPr="002335F1">
        <w:rPr>
          <w:rFonts w:ascii="Times New Roman" w:hAnsi="Times New Roman" w:cs="Times New Roman"/>
        </w:rPr>
        <w:t>Table S</w:t>
      </w:r>
      <w:r w:rsidR="007E7219" w:rsidRPr="002335F1">
        <w:rPr>
          <w:rFonts w:ascii="Times New Roman" w:hAnsi="Times New Roman" w:cs="Times New Roman"/>
        </w:rPr>
        <w:t>1</w:t>
      </w:r>
      <w:r w:rsidR="00E500E3" w:rsidRPr="002335F1">
        <w:rPr>
          <w:rFonts w:ascii="Times New Roman" w:hAnsi="Times New Roman" w:cs="Times New Roman"/>
        </w:rPr>
        <w:t>).</w:t>
      </w:r>
    </w:p>
    <w:p w14:paraId="3D981D78" w14:textId="77777777" w:rsidR="007969A9" w:rsidRPr="002335F1" w:rsidRDefault="004C5BAC"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Browsing and Grazing</w:t>
      </w:r>
      <w:r w:rsidR="00FA3680" w:rsidRPr="002335F1">
        <w:rPr>
          <w:rFonts w:ascii="Times New Roman" w:hAnsi="Times New Roman" w:cs="Times New Roman"/>
          <w:i/>
          <w:iCs/>
          <w:sz w:val="28"/>
          <w:szCs w:val="28"/>
        </w:rPr>
        <w:t>.</w:t>
      </w:r>
    </w:p>
    <w:p w14:paraId="28CE46BF" w14:textId="77777777" w:rsidR="001B0BFA" w:rsidRPr="002335F1" w:rsidRDefault="00A05D16" w:rsidP="001B0BFA">
      <w:pPr>
        <w:spacing w:after="240" w:line="480" w:lineRule="auto"/>
        <w:jc w:val="both"/>
        <w:rPr>
          <w:rFonts w:ascii="Times New Roman" w:hAnsi="Times New Roman" w:cs="Times New Roman"/>
        </w:rPr>
      </w:pPr>
      <w:r w:rsidRPr="002335F1">
        <w:rPr>
          <w:rFonts w:ascii="Times New Roman" w:hAnsi="Times New Roman" w:cs="Times New Roman"/>
        </w:rPr>
        <w:lastRenderedPageBreak/>
        <w:tab/>
      </w:r>
      <w:r w:rsidR="009626C7" w:rsidRPr="002335F1">
        <w:rPr>
          <w:rFonts w:ascii="Times New Roman" w:hAnsi="Times New Roman" w:cs="Times New Roman"/>
        </w:rPr>
        <w:t>For the identification of plant species using DNA metabarcoding of sca</w:t>
      </w:r>
      <w:r w:rsidR="001B0BFA" w:rsidRPr="002335F1">
        <w:rPr>
          <w:rFonts w:ascii="Times New Roman" w:hAnsi="Times New Roman" w:cs="Times New Roman"/>
        </w:rPr>
        <w:t>ts, 90 DNA extractions (i.e., 3 replicates per scat) were performed</w:t>
      </w:r>
      <w:r w:rsidR="009626C7" w:rsidRPr="002335F1">
        <w:rPr>
          <w:rFonts w:ascii="Times New Roman" w:hAnsi="Times New Roman" w:cs="Times New Roman"/>
        </w:rPr>
        <w:t xml:space="preserve">, of which only 85 had sufficient quality for sequencing, and six did not yield results after analysis. </w:t>
      </w:r>
      <w:del w:id="125" w:author="Iago Ferreiro" w:date="2024-12-06T14:17:00Z">
        <w:r w:rsidR="009626C7" w:rsidRPr="002335F1" w:rsidDel="0091621D">
          <w:rPr>
            <w:rFonts w:ascii="Times New Roman" w:hAnsi="Times New Roman" w:cs="Times New Roman"/>
          </w:rPr>
          <w:delText xml:space="preserve"> </w:delText>
        </w:r>
      </w:del>
      <w:r w:rsidR="009626C7" w:rsidRPr="002335F1">
        <w:rPr>
          <w:rFonts w:ascii="Times New Roman" w:hAnsi="Times New Roman" w:cs="Times New Roman"/>
        </w:rPr>
        <w:t>As a result, DNA metabarcoding unveiled 98 distinct taxa, encompassing a cumulative count of 8</w:t>
      </w:r>
      <w:r w:rsidR="001B0BFA" w:rsidRPr="002335F1">
        <w:rPr>
          <w:rFonts w:ascii="Times New Roman" w:hAnsi="Times New Roman" w:cs="Times New Roman"/>
        </w:rPr>
        <w:t>,992,243 sequencing reads across</w:t>
      </w:r>
      <w:r w:rsidR="009626C7" w:rsidRPr="002335F1">
        <w:rPr>
          <w:rFonts w:ascii="Times New Roman" w:hAnsi="Times New Roman" w:cs="Times New Roman"/>
        </w:rPr>
        <w:t xml:space="preserve"> all samples. </w:t>
      </w:r>
      <w:r w:rsidR="001B0BFA" w:rsidRPr="002335F1">
        <w:rPr>
          <w:rFonts w:ascii="Times New Roman" w:hAnsi="Times New Roman" w:cs="Times New Roman"/>
        </w:rPr>
        <w:t>Among these taxa, 76 were identified at the species level, including 45 introduced plant species, 14 native species, 16 human food leftovers (which were excluded from subsequent analyses), and one bryophyte species (</w:t>
      </w:r>
      <w:proofErr w:type="spellStart"/>
      <w:r w:rsidR="001B0BFA" w:rsidRPr="002335F1">
        <w:rPr>
          <w:rFonts w:ascii="Times New Roman" w:hAnsi="Times New Roman" w:cs="Times New Roman"/>
          <w:i/>
        </w:rPr>
        <w:t>Macrothamnium</w:t>
      </w:r>
      <w:proofErr w:type="spellEnd"/>
      <w:r w:rsidR="001B0BFA" w:rsidRPr="002335F1">
        <w:rPr>
          <w:rFonts w:ascii="Times New Roman" w:hAnsi="Times New Roman" w:cs="Times New Roman"/>
          <w:i/>
        </w:rPr>
        <w:t xml:space="preserve"> </w:t>
      </w:r>
      <w:proofErr w:type="spellStart"/>
      <w:r w:rsidR="001B0BFA" w:rsidRPr="002335F1">
        <w:rPr>
          <w:rFonts w:ascii="Times New Roman" w:hAnsi="Times New Roman" w:cs="Times New Roman"/>
          <w:i/>
        </w:rPr>
        <w:t>macrocarpum</w:t>
      </w:r>
      <w:proofErr w:type="spellEnd"/>
      <w:r w:rsidR="001B0BFA" w:rsidRPr="002335F1">
        <w:rPr>
          <w:rFonts w:ascii="Times New Roman" w:hAnsi="Times New Roman" w:cs="Times New Roman"/>
        </w:rPr>
        <w:t>). Additionally, among the taxa identified</w:t>
      </w:r>
      <w:r w:rsidR="009626C7" w:rsidRPr="002335F1">
        <w:rPr>
          <w:rFonts w:ascii="Times New Roman" w:hAnsi="Times New Roman" w:cs="Times New Roman"/>
        </w:rPr>
        <w:t xml:space="preserve"> at the </w:t>
      </w:r>
      <w:r w:rsidR="001B0BFA" w:rsidRPr="002335F1">
        <w:rPr>
          <w:rFonts w:ascii="Times New Roman" w:hAnsi="Times New Roman" w:cs="Times New Roman"/>
        </w:rPr>
        <w:t xml:space="preserve">genus level (7,548,053 reads), the vast majority (97%) corresponded to the </w:t>
      </w:r>
      <w:r w:rsidR="001B0BFA" w:rsidRPr="002D10BD">
        <w:rPr>
          <w:rFonts w:ascii="Times New Roman" w:hAnsi="Times New Roman" w:cs="Times New Roman"/>
          <w:highlight w:val="yellow"/>
        </w:rPr>
        <w:t xml:space="preserve">genus </w:t>
      </w:r>
      <w:commentRangeStart w:id="126"/>
      <w:commentRangeStart w:id="127"/>
      <w:r w:rsidR="001B0BFA" w:rsidRPr="002D10BD">
        <w:rPr>
          <w:rFonts w:ascii="Times New Roman" w:hAnsi="Times New Roman" w:cs="Times New Roman"/>
          <w:i/>
          <w:highlight w:val="yellow"/>
        </w:rPr>
        <w:t>Ficus</w:t>
      </w:r>
      <w:commentRangeEnd w:id="126"/>
      <w:r w:rsidR="003C709D">
        <w:rPr>
          <w:rStyle w:val="CommentReference"/>
        </w:rPr>
        <w:commentReference w:id="126"/>
      </w:r>
      <w:commentRangeEnd w:id="127"/>
      <w:r w:rsidR="00B212E8">
        <w:rPr>
          <w:rStyle w:val="CommentReference"/>
        </w:rPr>
        <w:commentReference w:id="127"/>
      </w:r>
      <w:r w:rsidR="001B0BFA" w:rsidRPr="002335F1">
        <w:rPr>
          <w:rFonts w:ascii="Times New Roman" w:hAnsi="Times New Roman" w:cs="Times New Roman"/>
        </w:rPr>
        <w:t xml:space="preserve"> (7,317,486 reads), representing 81.4% of the total sequencing reads.</w:t>
      </w:r>
    </w:p>
    <w:p w14:paraId="54DDC478" w14:textId="714A1344" w:rsidR="009626C7" w:rsidRPr="002335F1" w:rsidRDefault="009626C7" w:rsidP="001B0BFA">
      <w:pPr>
        <w:spacing w:after="240" w:line="480" w:lineRule="auto"/>
        <w:ind w:firstLine="708"/>
        <w:jc w:val="both"/>
        <w:rPr>
          <w:rFonts w:ascii="Times New Roman" w:hAnsi="Times New Roman" w:cs="Times New Roman"/>
        </w:rPr>
      </w:pPr>
      <w:r w:rsidRPr="002335F1">
        <w:rPr>
          <w:rFonts w:ascii="Times New Roman" w:hAnsi="Times New Roman" w:cs="Times New Roman"/>
        </w:rPr>
        <w:t>By merging focal observation data and DNA metabarcoding results, t</w:t>
      </w:r>
      <w:r w:rsidR="00691D06" w:rsidRPr="002335F1">
        <w:rPr>
          <w:rFonts w:ascii="Times New Roman" w:hAnsi="Times New Roman" w:cs="Times New Roman"/>
        </w:rPr>
        <w:t xml:space="preserve">he </w:t>
      </w:r>
      <w:r w:rsidRPr="002335F1">
        <w:rPr>
          <w:rFonts w:ascii="Times New Roman" w:hAnsi="Times New Roman" w:cs="Times New Roman"/>
        </w:rPr>
        <w:t xml:space="preserve">resulting </w:t>
      </w:r>
      <w:r w:rsidR="001A78BD" w:rsidRPr="002335F1">
        <w:rPr>
          <w:rFonts w:ascii="Times New Roman" w:hAnsi="Times New Roman" w:cs="Times New Roman"/>
        </w:rPr>
        <w:t xml:space="preserve">accumulation curve of </w:t>
      </w:r>
      <w:r w:rsidR="007B35C1" w:rsidRPr="002335F1">
        <w:rPr>
          <w:rFonts w:ascii="Times New Roman" w:hAnsi="Times New Roman" w:cs="Times New Roman"/>
        </w:rPr>
        <w:t xml:space="preserve">distinct pairwise </w:t>
      </w:r>
      <w:r w:rsidR="001A78BD" w:rsidRPr="002335F1">
        <w:rPr>
          <w:rFonts w:ascii="Times New Roman" w:hAnsi="Times New Roman" w:cs="Times New Roman"/>
        </w:rPr>
        <w:t xml:space="preserve">interactions </w:t>
      </w:r>
      <w:r w:rsidR="007B35C1" w:rsidRPr="002335F1">
        <w:rPr>
          <w:rFonts w:ascii="Times New Roman" w:hAnsi="Times New Roman" w:cs="Times New Roman"/>
        </w:rPr>
        <w:t>relative to</w:t>
      </w:r>
      <w:r w:rsidR="001A78BD" w:rsidRPr="002335F1">
        <w:rPr>
          <w:rFonts w:ascii="Times New Roman" w:hAnsi="Times New Roman" w:cs="Times New Roman"/>
        </w:rPr>
        <w:t xml:space="preserve"> browsing and grazing displayed a growing trend further from the asymptote, while still approaching it in both </w:t>
      </w:r>
      <w:r w:rsidRPr="002335F1">
        <w:rPr>
          <w:rFonts w:ascii="Times New Roman" w:hAnsi="Times New Roman" w:cs="Times New Roman"/>
        </w:rPr>
        <w:t>number of individual</w:t>
      </w:r>
      <w:ins w:id="128" w:author="Iago Ferreiro" w:date="2024-12-06T14:54:00Z">
        <w:r w:rsidR="00B212E8">
          <w:rPr>
            <w:rFonts w:ascii="Times New Roman" w:hAnsi="Times New Roman" w:cs="Times New Roman"/>
          </w:rPr>
          <w:t>s</w:t>
        </w:r>
      </w:ins>
      <w:r w:rsidRPr="002335F1">
        <w:rPr>
          <w:rFonts w:ascii="Times New Roman" w:hAnsi="Times New Roman" w:cs="Times New Roman"/>
        </w:rPr>
        <w:t xml:space="preserve"> sampled and sampling effort in hours</w:t>
      </w:r>
      <w:r w:rsidR="001A78BD" w:rsidRPr="002335F1">
        <w:rPr>
          <w:rFonts w:ascii="Times New Roman" w:hAnsi="Times New Roman" w:cs="Times New Roman"/>
        </w:rPr>
        <w:t xml:space="preserve"> (Fig</w:t>
      </w:r>
      <w:r w:rsidR="00A3701E" w:rsidRPr="002335F1">
        <w:rPr>
          <w:rFonts w:ascii="Times New Roman" w:hAnsi="Times New Roman" w:cs="Times New Roman"/>
        </w:rPr>
        <w:t>ure</w:t>
      </w:r>
      <w:r w:rsidR="001A78BD" w:rsidRPr="002335F1">
        <w:rPr>
          <w:rFonts w:ascii="Times New Roman" w:hAnsi="Times New Roman" w:cs="Times New Roman"/>
        </w:rPr>
        <w:t xml:space="preserve"> </w:t>
      </w:r>
      <w:r w:rsidR="007E7219" w:rsidRPr="002335F1">
        <w:rPr>
          <w:rFonts w:ascii="Times New Roman" w:hAnsi="Times New Roman" w:cs="Times New Roman"/>
        </w:rPr>
        <w:t>S</w:t>
      </w:r>
      <w:r w:rsidR="00FF2255" w:rsidRPr="002335F1">
        <w:rPr>
          <w:rFonts w:ascii="Times New Roman" w:hAnsi="Times New Roman" w:cs="Times New Roman"/>
        </w:rPr>
        <w:t>2</w:t>
      </w:r>
      <w:r w:rsidR="001A78BD" w:rsidRPr="002335F1">
        <w:rPr>
          <w:rFonts w:ascii="Times New Roman" w:hAnsi="Times New Roman" w:cs="Times New Roman"/>
        </w:rPr>
        <w:t>).</w:t>
      </w:r>
      <w:r w:rsidR="001478CC" w:rsidRPr="002335F1">
        <w:rPr>
          <w:rFonts w:ascii="Times New Roman" w:hAnsi="Times New Roman" w:cs="Times New Roman"/>
        </w:rPr>
        <w:t xml:space="preserve"> </w:t>
      </w:r>
      <w:r w:rsidR="007B35C1" w:rsidRPr="00B212E8">
        <w:rPr>
          <w:rFonts w:ascii="Times New Roman" w:hAnsi="Times New Roman" w:cs="Times New Roman"/>
          <w:rPrChange w:id="129" w:author="Iago Ferreiro" w:date="2024-12-06T14:58:00Z">
            <w:rPr>
              <w:rFonts w:ascii="Times New Roman" w:hAnsi="Times New Roman" w:cs="Times New Roman"/>
              <w:color w:val="FF0000"/>
            </w:rPr>
          </w:rPrChange>
        </w:rPr>
        <w:t xml:space="preserve">Based on node centrality metrics, </w:t>
      </w:r>
      <w:r w:rsidR="00C547EF" w:rsidRPr="00B212E8">
        <w:rPr>
          <w:rFonts w:ascii="Times New Roman" w:hAnsi="Times New Roman" w:cs="Times New Roman"/>
          <w:i/>
          <w:iCs/>
          <w:rPrChange w:id="130" w:author="Iago Ferreiro" w:date="2024-12-06T14:58:00Z">
            <w:rPr>
              <w:rFonts w:ascii="Times New Roman" w:hAnsi="Times New Roman" w:cs="Times New Roman"/>
              <w:i/>
              <w:iCs/>
              <w:color w:val="FF0000"/>
            </w:rPr>
          </w:rPrChange>
        </w:rPr>
        <w:t>Pisonia grandis</w:t>
      </w:r>
      <w:r w:rsidR="00C547EF" w:rsidRPr="00B212E8">
        <w:rPr>
          <w:rFonts w:ascii="Times New Roman" w:hAnsi="Times New Roman" w:cs="Times New Roman"/>
          <w:rPrChange w:id="131" w:author="Iago Ferreiro" w:date="2024-12-06T14:58:00Z">
            <w:rPr>
              <w:rFonts w:ascii="Times New Roman" w:hAnsi="Times New Roman" w:cs="Times New Roman"/>
              <w:color w:val="FF0000"/>
            </w:rPr>
          </w:rPrChange>
        </w:rPr>
        <w:t xml:space="preserve"> </w:t>
      </w:r>
      <w:r w:rsidR="007B35C1" w:rsidRPr="00B212E8">
        <w:rPr>
          <w:rFonts w:ascii="Times New Roman" w:hAnsi="Times New Roman" w:cs="Times New Roman"/>
          <w:rPrChange w:id="132" w:author="Iago Ferreiro" w:date="2024-12-06T14:58:00Z">
            <w:rPr>
              <w:rFonts w:ascii="Times New Roman" w:hAnsi="Times New Roman" w:cs="Times New Roman"/>
              <w:color w:val="FF0000"/>
            </w:rPr>
          </w:rPrChange>
        </w:rPr>
        <w:t>has been the only plant species consumed by all 10 to</w:t>
      </w:r>
      <w:r w:rsidR="00C547EF" w:rsidRPr="00B212E8">
        <w:rPr>
          <w:rFonts w:ascii="Times New Roman" w:hAnsi="Times New Roman" w:cs="Times New Roman"/>
          <w:rPrChange w:id="133" w:author="Iago Ferreiro" w:date="2024-12-06T14:58:00Z">
            <w:rPr>
              <w:rFonts w:ascii="Times New Roman" w:hAnsi="Times New Roman" w:cs="Times New Roman"/>
              <w:color w:val="FF0000"/>
            </w:rPr>
          </w:rPrChange>
        </w:rPr>
        <w:t xml:space="preserve">rtoise </w:t>
      </w:r>
      <w:commentRangeStart w:id="134"/>
      <w:commentRangeStart w:id="135"/>
      <w:r w:rsidR="00C547EF" w:rsidRPr="00B212E8">
        <w:rPr>
          <w:rFonts w:ascii="Times New Roman" w:hAnsi="Times New Roman" w:cs="Times New Roman"/>
          <w:rPrChange w:id="136" w:author="Iago Ferreiro" w:date="2024-12-06T14:58:00Z">
            <w:rPr>
              <w:rFonts w:ascii="Times New Roman" w:hAnsi="Times New Roman" w:cs="Times New Roman"/>
              <w:color w:val="FF0000"/>
            </w:rPr>
          </w:rPrChange>
        </w:rPr>
        <w:t>individuals</w:t>
      </w:r>
      <w:commentRangeEnd w:id="134"/>
      <w:r w:rsidR="003C709D" w:rsidRPr="00B212E8">
        <w:rPr>
          <w:rStyle w:val="CommentReference"/>
        </w:rPr>
        <w:commentReference w:id="134"/>
      </w:r>
      <w:commentRangeEnd w:id="135"/>
      <w:r w:rsidR="00B212E8" w:rsidRPr="00B212E8">
        <w:rPr>
          <w:rStyle w:val="CommentReference"/>
        </w:rPr>
        <w:commentReference w:id="135"/>
      </w:r>
      <w:r w:rsidR="00C547EF" w:rsidRPr="00B212E8">
        <w:rPr>
          <w:rFonts w:ascii="Times New Roman" w:hAnsi="Times New Roman" w:cs="Times New Roman"/>
          <w:rPrChange w:id="137" w:author="Iago Ferreiro" w:date="2024-12-06T14:58:00Z">
            <w:rPr>
              <w:rFonts w:ascii="Times New Roman" w:hAnsi="Times New Roman" w:cs="Times New Roman"/>
              <w:color w:val="FF0000"/>
            </w:rPr>
          </w:rPrChange>
        </w:rPr>
        <w:t>, followed by</w:t>
      </w:r>
      <w:r w:rsidR="007B35C1" w:rsidRPr="00B212E8">
        <w:rPr>
          <w:rFonts w:ascii="Times New Roman" w:hAnsi="Times New Roman" w:cs="Times New Roman"/>
          <w:rPrChange w:id="138" w:author="Iago Ferreiro" w:date="2024-12-06T14:58:00Z">
            <w:rPr>
              <w:rFonts w:ascii="Times New Roman" w:hAnsi="Times New Roman" w:cs="Times New Roman"/>
              <w:color w:val="FF0000"/>
            </w:rPr>
          </w:rPrChange>
        </w:rPr>
        <w:t xml:space="preserve"> </w:t>
      </w:r>
      <w:r w:rsidR="007B35C1" w:rsidRPr="00B212E8">
        <w:rPr>
          <w:rFonts w:ascii="Times New Roman" w:hAnsi="Times New Roman" w:cs="Times New Roman"/>
          <w:i/>
          <w:iCs/>
          <w:rPrChange w:id="139" w:author="Iago Ferreiro" w:date="2024-12-06T14:58:00Z">
            <w:rPr>
              <w:rFonts w:ascii="Times New Roman" w:hAnsi="Times New Roman" w:cs="Times New Roman"/>
              <w:i/>
              <w:iCs/>
              <w:color w:val="FF0000"/>
            </w:rPr>
          </w:rPrChange>
        </w:rPr>
        <w:t>Ficus</w:t>
      </w:r>
      <w:r w:rsidR="00C547EF" w:rsidRPr="00B212E8">
        <w:rPr>
          <w:rFonts w:ascii="Times New Roman" w:hAnsi="Times New Roman" w:cs="Times New Roman"/>
          <w:i/>
          <w:iCs/>
          <w:rPrChange w:id="140" w:author="Iago Ferreiro" w:date="2024-12-06T14:58:00Z">
            <w:rPr>
              <w:rFonts w:ascii="Times New Roman" w:hAnsi="Times New Roman" w:cs="Times New Roman"/>
              <w:i/>
              <w:iCs/>
              <w:color w:val="FF0000"/>
            </w:rPr>
          </w:rPrChange>
        </w:rPr>
        <w:t xml:space="preserve"> </w:t>
      </w:r>
      <w:commentRangeStart w:id="141"/>
      <w:r w:rsidR="00C547EF" w:rsidRPr="00B212E8">
        <w:rPr>
          <w:rFonts w:ascii="Times New Roman" w:hAnsi="Times New Roman" w:cs="Times New Roman"/>
          <w:i/>
          <w:iCs/>
          <w:rPrChange w:id="142" w:author="Iago Ferreiro" w:date="2024-12-06T14:58:00Z">
            <w:rPr>
              <w:rFonts w:ascii="Times New Roman" w:hAnsi="Times New Roman" w:cs="Times New Roman"/>
              <w:i/>
              <w:iCs/>
              <w:color w:val="FF0000"/>
            </w:rPr>
          </w:rPrChange>
        </w:rPr>
        <w:t>cf</w:t>
      </w:r>
      <w:commentRangeEnd w:id="141"/>
      <w:r w:rsidR="003C709D" w:rsidRPr="00B212E8">
        <w:rPr>
          <w:rStyle w:val="CommentReference"/>
        </w:rPr>
        <w:commentReference w:id="141"/>
      </w:r>
      <w:r w:rsidR="00C547EF" w:rsidRPr="00B212E8">
        <w:rPr>
          <w:rFonts w:ascii="Times New Roman" w:hAnsi="Times New Roman" w:cs="Times New Roman"/>
          <w:i/>
          <w:iCs/>
          <w:rPrChange w:id="143" w:author="Iago Ferreiro" w:date="2024-12-06T14:58:00Z">
            <w:rPr>
              <w:rFonts w:ascii="Times New Roman" w:hAnsi="Times New Roman" w:cs="Times New Roman"/>
              <w:i/>
              <w:iCs/>
              <w:color w:val="FF0000"/>
            </w:rPr>
          </w:rPrChange>
        </w:rPr>
        <w:t>.</w:t>
      </w:r>
      <w:r w:rsidR="007B35C1" w:rsidRPr="00B212E8">
        <w:rPr>
          <w:rFonts w:ascii="Times New Roman" w:hAnsi="Times New Roman" w:cs="Times New Roman"/>
          <w:i/>
          <w:iCs/>
          <w:rPrChange w:id="144" w:author="Iago Ferreiro" w:date="2024-12-06T14:58:00Z">
            <w:rPr>
              <w:rFonts w:ascii="Times New Roman" w:hAnsi="Times New Roman" w:cs="Times New Roman"/>
              <w:i/>
              <w:iCs/>
              <w:color w:val="FF0000"/>
            </w:rPr>
          </w:rPrChange>
        </w:rPr>
        <w:t xml:space="preserve"> </w:t>
      </w:r>
      <w:proofErr w:type="spellStart"/>
      <w:r w:rsidR="007B35C1" w:rsidRPr="00B212E8">
        <w:rPr>
          <w:rFonts w:ascii="Times New Roman" w:hAnsi="Times New Roman" w:cs="Times New Roman"/>
          <w:i/>
          <w:iCs/>
          <w:rPrChange w:id="145" w:author="Iago Ferreiro" w:date="2024-12-06T14:58:00Z">
            <w:rPr>
              <w:rFonts w:ascii="Times New Roman" w:hAnsi="Times New Roman" w:cs="Times New Roman"/>
              <w:i/>
              <w:iCs/>
              <w:color w:val="FF0000"/>
            </w:rPr>
          </w:rPrChange>
        </w:rPr>
        <w:t>reflexa</w:t>
      </w:r>
      <w:proofErr w:type="spellEnd"/>
      <w:r w:rsidR="007B35C1" w:rsidRPr="00B212E8">
        <w:rPr>
          <w:rFonts w:ascii="Times New Roman" w:hAnsi="Times New Roman" w:cs="Times New Roman"/>
          <w:rPrChange w:id="146" w:author="Iago Ferreiro" w:date="2024-12-06T14:58:00Z">
            <w:rPr>
              <w:rFonts w:ascii="Times New Roman" w:hAnsi="Times New Roman" w:cs="Times New Roman"/>
              <w:color w:val="FF0000"/>
            </w:rPr>
          </w:rPrChange>
        </w:rPr>
        <w:t>, both native species</w:t>
      </w:r>
      <w:r w:rsidR="007B35C1" w:rsidRPr="002335F1">
        <w:rPr>
          <w:rFonts w:ascii="Times New Roman" w:hAnsi="Times New Roman" w:cs="Times New Roman"/>
        </w:rPr>
        <w:t xml:space="preserve">. However, interaction strength and weighted closeness indicate that </w:t>
      </w:r>
      <w:r w:rsidR="007B35C1" w:rsidRPr="002335F1">
        <w:rPr>
          <w:rFonts w:ascii="Times New Roman" w:hAnsi="Times New Roman" w:cs="Times New Roman"/>
          <w:i/>
          <w:iCs/>
        </w:rPr>
        <w:t>Pisonia grandis</w:t>
      </w:r>
      <w:r w:rsidR="007B35C1" w:rsidRPr="002335F1">
        <w:rPr>
          <w:rFonts w:ascii="Times New Roman" w:hAnsi="Times New Roman" w:cs="Times New Roman"/>
        </w:rPr>
        <w:t xml:space="preserve">, </w:t>
      </w:r>
      <w:r w:rsidR="007B35C1" w:rsidRPr="00B212E8">
        <w:rPr>
          <w:rFonts w:ascii="Times New Roman" w:hAnsi="Times New Roman" w:cs="Times New Roman"/>
          <w:i/>
          <w:iCs/>
          <w:rPrChange w:id="147" w:author="Iago Ferreiro" w:date="2024-12-06T14:58:00Z">
            <w:rPr>
              <w:rFonts w:ascii="Times New Roman" w:hAnsi="Times New Roman" w:cs="Times New Roman"/>
              <w:i/>
              <w:iCs/>
              <w:color w:val="FF0000"/>
            </w:rPr>
          </w:rPrChange>
        </w:rPr>
        <w:t>Ficus</w:t>
      </w:r>
      <w:r w:rsidR="007B35C1" w:rsidRPr="00B212E8">
        <w:rPr>
          <w:rFonts w:ascii="Times New Roman" w:hAnsi="Times New Roman" w:cs="Times New Roman"/>
          <w:rPrChange w:id="148" w:author="Iago Ferreiro" w:date="2024-12-06T14:58:00Z">
            <w:rPr>
              <w:rFonts w:ascii="Times New Roman" w:hAnsi="Times New Roman" w:cs="Times New Roman"/>
              <w:color w:val="FF0000"/>
            </w:rPr>
          </w:rPrChange>
        </w:rPr>
        <w:t xml:space="preserve"> </w:t>
      </w:r>
      <w:r w:rsidR="00C547EF" w:rsidRPr="00B212E8">
        <w:rPr>
          <w:rFonts w:ascii="Times New Roman" w:hAnsi="Times New Roman" w:cs="Times New Roman"/>
          <w:i/>
          <w:iCs/>
          <w:rPrChange w:id="149" w:author="Iago Ferreiro" w:date="2024-12-06T14:58:00Z">
            <w:rPr>
              <w:rFonts w:ascii="Times New Roman" w:hAnsi="Times New Roman" w:cs="Times New Roman"/>
              <w:i/>
              <w:iCs/>
              <w:color w:val="FF0000"/>
            </w:rPr>
          </w:rPrChange>
        </w:rPr>
        <w:t>cf</w:t>
      </w:r>
      <w:r w:rsidR="007B35C1" w:rsidRPr="00B212E8">
        <w:rPr>
          <w:rFonts w:ascii="Times New Roman" w:hAnsi="Times New Roman" w:cs="Times New Roman"/>
          <w:rPrChange w:id="150" w:author="Iago Ferreiro" w:date="2024-12-06T14:58:00Z">
            <w:rPr>
              <w:rFonts w:ascii="Times New Roman" w:hAnsi="Times New Roman" w:cs="Times New Roman"/>
              <w:color w:val="FF0000"/>
            </w:rPr>
          </w:rPrChange>
        </w:rPr>
        <w:t>.</w:t>
      </w:r>
      <w:r w:rsidR="00C547EF" w:rsidRPr="00B212E8">
        <w:rPr>
          <w:rFonts w:ascii="Times New Roman" w:hAnsi="Times New Roman" w:cs="Times New Roman"/>
          <w:rPrChange w:id="151" w:author="Iago Ferreiro" w:date="2024-12-06T14:58:00Z">
            <w:rPr>
              <w:rFonts w:ascii="Times New Roman" w:hAnsi="Times New Roman" w:cs="Times New Roman"/>
              <w:color w:val="FF0000"/>
            </w:rPr>
          </w:rPrChange>
        </w:rPr>
        <w:t xml:space="preserve"> </w:t>
      </w:r>
      <w:proofErr w:type="spellStart"/>
      <w:r w:rsidR="00C547EF" w:rsidRPr="00B212E8">
        <w:rPr>
          <w:rFonts w:ascii="Times New Roman" w:hAnsi="Times New Roman" w:cs="Times New Roman"/>
          <w:i/>
          <w:rPrChange w:id="152" w:author="Iago Ferreiro" w:date="2024-12-06T14:58:00Z">
            <w:rPr>
              <w:rFonts w:ascii="Times New Roman" w:hAnsi="Times New Roman" w:cs="Times New Roman"/>
              <w:i/>
              <w:color w:val="FF0000"/>
            </w:rPr>
          </w:rPrChange>
        </w:rPr>
        <w:t>reflexa</w:t>
      </w:r>
      <w:proofErr w:type="spellEnd"/>
      <w:r w:rsidR="007B35C1" w:rsidRPr="002335F1">
        <w:rPr>
          <w:rFonts w:ascii="Times New Roman" w:hAnsi="Times New Roman" w:cs="Times New Roman"/>
        </w:rPr>
        <w:t xml:space="preserve">, and </w:t>
      </w:r>
      <w:proofErr w:type="spellStart"/>
      <w:r w:rsidR="007B35C1" w:rsidRPr="002335F1">
        <w:rPr>
          <w:rFonts w:ascii="Times New Roman" w:hAnsi="Times New Roman" w:cs="Times New Roman"/>
          <w:i/>
          <w:iCs/>
        </w:rPr>
        <w:t>Commelina</w:t>
      </w:r>
      <w:proofErr w:type="spellEnd"/>
      <w:r w:rsidR="007B35C1" w:rsidRPr="002335F1">
        <w:rPr>
          <w:rFonts w:ascii="Times New Roman" w:hAnsi="Times New Roman" w:cs="Times New Roman"/>
          <w:i/>
          <w:iCs/>
        </w:rPr>
        <w:t xml:space="preserve"> </w:t>
      </w:r>
      <w:proofErr w:type="spellStart"/>
      <w:r w:rsidR="007B35C1" w:rsidRPr="002335F1">
        <w:rPr>
          <w:rFonts w:ascii="Times New Roman" w:hAnsi="Times New Roman" w:cs="Times New Roman"/>
          <w:i/>
          <w:iCs/>
        </w:rPr>
        <w:t>benghalensis</w:t>
      </w:r>
      <w:proofErr w:type="spellEnd"/>
      <w:r w:rsidR="007B35C1" w:rsidRPr="002335F1">
        <w:rPr>
          <w:rFonts w:ascii="Times New Roman" w:hAnsi="Times New Roman" w:cs="Times New Roman"/>
        </w:rPr>
        <w:t xml:space="preserve"> are the plants sustaining the highest interaction frequency, all of which are </w:t>
      </w:r>
      <w:r w:rsidR="00E50205" w:rsidRPr="002335F1">
        <w:rPr>
          <w:rFonts w:ascii="Times New Roman" w:hAnsi="Times New Roman" w:cs="Times New Roman"/>
        </w:rPr>
        <w:t xml:space="preserve">native to </w:t>
      </w:r>
      <w:proofErr w:type="spellStart"/>
      <w:r w:rsidR="00E50205" w:rsidRPr="002335F1">
        <w:rPr>
          <w:rFonts w:ascii="Times New Roman" w:hAnsi="Times New Roman" w:cs="Times New Roman"/>
        </w:rPr>
        <w:t>Aride</w:t>
      </w:r>
      <w:proofErr w:type="spellEnd"/>
      <w:r w:rsidR="00E50205" w:rsidRPr="002335F1">
        <w:rPr>
          <w:rFonts w:ascii="Times New Roman" w:hAnsi="Times New Roman" w:cs="Times New Roman"/>
        </w:rPr>
        <w:t xml:space="preserve"> Island</w:t>
      </w:r>
      <w:r w:rsidR="007B35C1" w:rsidRPr="002335F1">
        <w:rPr>
          <w:rFonts w:ascii="Times New Roman" w:hAnsi="Times New Roman" w:cs="Times New Roman"/>
        </w:rPr>
        <w:t xml:space="preserve">. Other plants exhibited relatively high degree values, interacting with approximately half of the individuals, yet displayed very low interaction strength and weighted closeness (e.g., </w:t>
      </w:r>
      <w:r w:rsidR="007B35C1" w:rsidRPr="002335F1">
        <w:rPr>
          <w:rFonts w:ascii="Times New Roman" w:hAnsi="Times New Roman" w:cs="Times New Roman"/>
          <w:i/>
          <w:iCs/>
        </w:rPr>
        <w:t>Euphorbia</w:t>
      </w:r>
      <w:r w:rsidR="007B35C1" w:rsidRPr="002335F1">
        <w:rPr>
          <w:rFonts w:ascii="Times New Roman" w:hAnsi="Times New Roman" w:cs="Times New Roman"/>
        </w:rPr>
        <w:t xml:space="preserve"> </w:t>
      </w:r>
      <w:r w:rsidR="007B35C1" w:rsidRPr="002335F1">
        <w:rPr>
          <w:rFonts w:ascii="Times New Roman" w:hAnsi="Times New Roman" w:cs="Times New Roman"/>
          <w:i/>
          <w:iCs/>
        </w:rPr>
        <w:t>s</w:t>
      </w:r>
      <w:ins w:id="153" w:author="Iago Ferreiro Arias" w:date="2024-11-26T12:37:00Z">
        <w:r w:rsidR="00F4516D">
          <w:rPr>
            <w:rFonts w:ascii="Times New Roman" w:hAnsi="Times New Roman" w:cs="Times New Roman"/>
            <w:i/>
            <w:iCs/>
          </w:rPr>
          <w:t>p</w:t>
        </w:r>
      </w:ins>
      <w:r w:rsidR="007B35C1" w:rsidRPr="002335F1">
        <w:rPr>
          <w:rFonts w:ascii="Times New Roman" w:hAnsi="Times New Roman" w:cs="Times New Roman"/>
          <w:i/>
          <w:iCs/>
        </w:rPr>
        <w:t>p</w:t>
      </w:r>
      <w:r w:rsidR="007B35C1" w:rsidRPr="002335F1">
        <w:rPr>
          <w:rFonts w:ascii="Times New Roman" w:hAnsi="Times New Roman" w:cs="Times New Roman"/>
        </w:rPr>
        <w:t>.).</w:t>
      </w:r>
    </w:p>
    <w:p w14:paraId="5AC723E2" w14:textId="77777777" w:rsidR="00691D06" w:rsidRPr="002335F1" w:rsidRDefault="004C5BAC"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Frugivory and Seed Dispersal</w:t>
      </w:r>
      <w:r w:rsidR="00FA3680" w:rsidRPr="002335F1">
        <w:rPr>
          <w:rFonts w:ascii="Times New Roman" w:hAnsi="Times New Roman" w:cs="Times New Roman"/>
          <w:i/>
          <w:iCs/>
          <w:sz w:val="28"/>
          <w:szCs w:val="28"/>
        </w:rPr>
        <w:t>.</w:t>
      </w:r>
    </w:p>
    <w:p w14:paraId="24B86B59" w14:textId="30252A60" w:rsidR="004C5BAC" w:rsidRPr="002335F1" w:rsidRDefault="00691D06" w:rsidP="004C5BAC">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A total of 11,248 seeds (mean ± </w:t>
      </w:r>
      <w:r w:rsidR="00121BD3" w:rsidRPr="002335F1">
        <w:rPr>
          <w:rFonts w:ascii="Times New Roman" w:hAnsi="Times New Roman" w:cs="Times New Roman"/>
        </w:rPr>
        <w:t>SD</w:t>
      </w:r>
      <w:r w:rsidRPr="002335F1">
        <w:rPr>
          <w:rFonts w:ascii="Times New Roman" w:hAnsi="Times New Roman" w:cs="Times New Roman"/>
        </w:rPr>
        <w:t xml:space="preserve"> per scat: 375 ± 609, min: 0; max=2599) were f</w:t>
      </w:r>
      <w:r w:rsidR="008B4E6E" w:rsidRPr="002335F1">
        <w:rPr>
          <w:rFonts w:ascii="Times New Roman" w:hAnsi="Times New Roman" w:cs="Times New Roman"/>
        </w:rPr>
        <w:t>ound in 20 tortoise scats, while</w:t>
      </w:r>
      <w:r w:rsidRPr="002335F1">
        <w:rPr>
          <w:rFonts w:ascii="Times New Roman" w:hAnsi="Times New Roman" w:cs="Times New Roman"/>
        </w:rPr>
        <w:t xml:space="preserve"> the 10 remaining</w:t>
      </w:r>
      <w:r w:rsidR="00C547EF" w:rsidRPr="002335F1">
        <w:rPr>
          <w:rFonts w:ascii="Times New Roman" w:hAnsi="Times New Roman" w:cs="Times New Roman"/>
        </w:rPr>
        <w:t xml:space="preserve"> scats</w:t>
      </w:r>
      <w:r w:rsidRPr="002335F1">
        <w:rPr>
          <w:rFonts w:ascii="Times New Roman" w:hAnsi="Times New Roman" w:cs="Times New Roman"/>
        </w:rPr>
        <w:t xml:space="preserve"> had no seeds. </w:t>
      </w:r>
      <w:r w:rsidR="008B4E6E" w:rsidRPr="002335F1">
        <w:rPr>
          <w:rFonts w:ascii="Times New Roman" w:hAnsi="Times New Roman" w:cs="Times New Roman"/>
        </w:rPr>
        <w:t xml:space="preserve">The mean (± SD) </w:t>
      </w:r>
      <w:r w:rsidR="008B4E6E" w:rsidRPr="002335F1">
        <w:rPr>
          <w:rFonts w:ascii="Times New Roman" w:hAnsi="Times New Roman" w:cs="Times New Roman"/>
        </w:rPr>
        <w:lastRenderedPageBreak/>
        <w:t xml:space="preserve">percentage of species richness of native and introduced plants consumed by tortoises was 73.3% and 26.7% (± 37), respectively. However, in terms of the total number of seeds consumed, introduced species accounted for only 10.5% (± 31.5), whereas native species comprised approximately 90% (± 31.5) of the seeds consumed. </w:t>
      </w:r>
      <w:proofErr w:type="spellStart"/>
      <w:r w:rsidRPr="002335F1">
        <w:rPr>
          <w:rFonts w:ascii="Times New Roman" w:hAnsi="Times New Roman" w:cs="Times New Roman"/>
          <w:i/>
          <w:iCs/>
        </w:rPr>
        <w:t>Morinda</w:t>
      </w:r>
      <w:proofErr w:type="spellEnd"/>
      <w:r w:rsidRPr="002335F1">
        <w:rPr>
          <w:rFonts w:ascii="Times New Roman" w:hAnsi="Times New Roman" w:cs="Times New Roman"/>
          <w:i/>
          <w:iCs/>
        </w:rPr>
        <w:t xml:space="preserve"> </w:t>
      </w:r>
      <w:proofErr w:type="spellStart"/>
      <w:r w:rsidRPr="002335F1">
        <w:rPr>
          <w:rFonts w:ascii="Times New Roman" w:hAnsi="Times New Roman" w:cs="Times New Roman"/>
          <w:i/>
          <w:iCs/>
        </w:rPr>
        <w:t>citrifolia</w:t>
      </w:r>
      <w:proofErr w:type="spellEnd"/>
      <w:r w:rsidRPr="002335F1">
        <w:rPr>
          <w:rFonts w:ascii="Times New Roman" w:hAnsi="Times New Roman" w:cs="Times New Roman"/>
        </w:rPr>
        <w:t xml:space="preserve"> was by far the species with the highest number of seeds </w:t>
      </w:r>
      <w:r w:rsidR="00C547EF" w:rsidRPr="002335F1">
        <w:rPr>
          <w:rFonts w:ascii="Times New Roman" w:hAnsi="Times New Roman" w:cs="Times New Roman"/>
        </w:rPr>
        <w:t>found i</w:t>
      </w:r>
      <w:r w:rsidRPr="002335F1">
        <w:rPr>
          <w:rFonts w:ascii="Times New Roman" w:hAnsi="Times New Roman" w:cs="Times New Roman"/>
        </w:rPr>
        <w:t xml:space="preserve">n tortoise </w:t>
      </w:r>
      <w:proofErr w:type="spellStart"/>
      <w:r w:rsidRPr="002335F1">
        <w:rPr>
          <w:rFonts w:ascii="Times New Roman" w:hAnsi="Times New Roman" w:cs="Times New Roman"/>
        </w:rPr>
        <w:t>feaces</w:t>
      </w:r>
      <w:proofErr w:type="spellEnd"/>
      <w:r w:rsidRPr="002335F1">
        <w:rPr>
          <w:rFonts w:ascii="Times New Roman" w:hAnsi="Times New Roman" w:cs="Times New Roman"/>
        </w:rPr>
        <w:t xml:space="preserve"> (9063,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xml:space="preserve">=11), followed by </w:t>
      </w:r>
      <w:r w:rsidRPr="002335F1">
        <w:rPr>
          <w:rFonts w:ascii="Times New Roman" w:hAnsi="Times New Roman" w:cs="Times New Roman"/>
          <w:i/>
          <w:iCs/>
        </w:rPr>
        <w:t xml:space="preserve">Ficus </w:t>
      </w:r>
      <w:proofErr w:type="spellStart"/>
      <w:r w:rsidRPr="002335F1">
        <w:rPr>
          <w:rFonts w:ascii="Times New Roman" w:hAnsi="Times New Roman" w:cs="Times New Roman"/>
          <w:i/>
          <w:iCs/>
        </w:rPr>
        <w:t>reflexa</w:t>
      </w:r>
      <w:proofErr w:type="spellEnd"/>
      <w:r w:rsidRPr="002335F1">
        <w:rPr>
          <w:rFonts w:ascii="Times New Roman" w:hAnsi="Times New Roman" w:cs="Times New Roman"/>
        </w:rPr>
        <w:t xml:space="preserve"> (1732,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5) and</w:t>
      </w:r>
      <w:r w:rsidRPr="002335F1">
        <w:rPr>
          <w:rFonts w:ascii="Times New Roman" w:hAnsi="Times New Roman" w:cs="Times New Roman"/>
          <w:i/>
          <w:iCs/>
        </w:rPr>
        <w:t xml:space="preserve"> </w:t>
      </w:r>
      <w:proofErr w:type="spellStart"/>
      <w:r w:rsidRPr="002335F1">
        <w:rPr>
          <w:rFonts w:ascii="Times New Roman" w:hAnsi="Times New Roman" w:cs="Times New Roman"/>
          <w:i/>
          <w:iCs/>
        </w:rPr>
        <w:t>Megathyrsus</w:t>
      </w:r>
      <w:proofErr w:type="spellEnd"/>
      <w:r w:rsidRPr="002335F1">
        <w:rPr>
          <w:rFonts w:ascii="Times New Roman" w:hAnsi="Times New Roman" w:cs="Times New Roman"/>
          <w:i/>
          <w:iCs/>
        </w:rPr>
        <w:t xml:space="preserve"> maximus</w:t>
      </w:r>
      <w:r w:rsidRPr="002335F1">
        <w:rPr>
          <w:rFonts w:ascii="Times New Roman" w:hAnsi="Times New Roman" w:cs="Times New Roman"/>
        </w:rPr>
        <w:t xml:space="preserve"> (249, </w:t>
      </w:r>
      <w:proofErr w:type="spellStart"/>
      <w:r w:rsidRPr="002335F1">
        <w:rPr>
          <w:rFonts w:ascii="Times New Roman" w:hAnsi="Times New Roman" w:cs="Times New Roman"/>
        </w:rPr>
        <w:t>n</w:t>
      </w:r>
      <w:r w:rsidRPr="002335F1">
        <w:rPr>
          <w:rFonts w:ascii="Times New Roman" w:hAnsi="Times New Roman" w:cs="Times New Roman"/>
          <w:vertAlign w:val="subscript"/>
        </w:rPr>
        <w:t>scats</w:t>
      </w:r>
      <w:proofErr w:type="spellEnd"/>
      <w:r w:rsidRPr="002335F1">
        <w:rPr>
          <w:rFonts w:ascii="Times New Roman" w:hAnsi="Times New Roman" w:cs="Times New Roman"/>
        </w:rPr>
        <w:t>= 3)</w:t>
      </w:r>
      <w:r w:rsidR="002371E3" w:rsidRPr="002335F1">
        <w:rPr>
          <w:rFonts w:ascii="Times New Roman" w:hAnsi="Times New Roman" w:cs="Times New Roman"/>
        </w:rPr>
        <w:t>, all native species</w:t>
      </w:r>
      <w:r w:rsidRPr="002335F1">
        <w:rPr>
          <w:rFonts w:ascii="Times New Roman" w:hAnsi="Times New Roman" w:cs="Times New Roman"/>
        </w:rPr>
        <w:t>. </w:t>
      </w:r>
      <w:r w:rsidR="004C5BAC" w:rsidRPr="002335F1">
        <w:rPr>
          <w:rFonts w:ascii="Times New Roman" w:hAnsi="Times New Roman" w:cs="Times New Roman"/>
        </w:rPr>
        <w:t xml:space="preserve"> </w:t>
      </w:r>
    </w:p>
    <w:p w14:paraId="51FAEB6E" w14:textId="21730908" w:rsidR="00691D06" w:rsidRPr="002335F1" w:rsidRDefault="00691D06" w:rsidP="004C5BAC">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The accumulation curves of interactions </w:t>
      </w:r>
      <w:ins w:id="154" w:author="Iago Ferreiro Arias" w:date="2024-11-26T12:41:00Z">
        <w:r w:rsidR="00F4516D">
          <w:rPr>
            <w:rFonts w:ascii="Times New Roman" w:hAnsi="Times New Roman" w:cs="Times New Roman"/>
          </w:rPr>
          <w:t xml:space="preserve">of frugivory and seed dispersal </w:t>
        </w:r>
      </w:ins>
      <w:r w:rsidRPr="002335F1">
        <w:rPr>
          <w:rFonts w:ascii="Times New Roman" w:hAnsi="Times New Roman" w:cs="Times New Roman"/>
        </w:rPr>
        <w:t>nearly reach an asymptote</w:t>
      </w:r>
      <w:del w:id="155" w:author="Iago Ferreiro Arias" w:date="2024-11-26T12:41:00Z">
        <w:r w:rsidRPr="002335F1" w:rsidDel="00F4516D">
          <w:rPr>
            <w:rFonts w:ascii="Times New Roman" w:hAnsi="Times New Roman" w:cs="Times New Roman"/>
          </w:rPr>
          <w:delText xml:space="preserve"> in the processes of frugivory and seed dispersal</w:delText>
        </w:r>
      </w:del>
      <w:r w:rsidRPr="002335F1">
        <w:rPr>
          <w:rFonts w:ascii="Times New Roman" w:hAnsi="Times New Roman" w:cs="Times New Roman"/>
        </w:rPr>
        <w:t>, both in the number of individuals sampled and in the number of hours of sampling (</w:t>
      </w:r>
      <w:r w:rsidR="00BC7755" w:rsidRPr="002335F1">
        <w:rPr>
          <w:rFonts w:ascii="Times New Roman" w:hAnsi="Times New Roman" w:cs="Times New Roman"/>
        </w:rPr>
        <w:t>Fig</w:t>
      </w:r>
      <w:r w:rsidR="00A3701E" w:rsidRPr="002335F1">
        <w:rPr>
          <w:rFonts w:ascii="Times New Roman" w:hAnsi="Times New Roman" w:cs="Times New Roman"/>
        </w:rPr>
        <w:t>ure</w:t>
      </w:r>
      <w:r w:rsidR="00BC7755" w:rsidRPr="002335F1">
        <w:rPr>
          <w:rFonts w:ascii="Times New Roman" w:hAnsi="Times New Roman" w:cs="Times New Roman"/>
        </w:rPr>
        <w:t xml:space="preserve"> </w:t>
      </w:r>
      <w:r w:rsidR="00A3701E" w:rsidRPr="002335F1">
        <w:rPr>
          <w:rFonts w:ascii="Times New Roman" w:hAnsi="Times New Roman" w:cs="Times New Roman"/>
        </w:rPr>
        <w:t>S</w:t>
      </w:r>
      <w:r w:rsidR="00FF2255" w:rsidRPr="002335F1">
        <w:rPr>
          <w:rFonts w:ascii="Times New Roman" w:hAnsi="Times New Roman" w:cs="Times New Roman"/>
        </w:rPr>
        <w:t>2</w:t>
      </w:r>
      <w:r w:rsidRPr="002335F1">
        <w:rPr>
          <w:rFonts w:ascii="Times New Roman" w:hAnsi="Times New Roman" w:cs="Times New Roman"/>
        </w:rPr>
        <w:t>).</w:t>
      </w:r>
      <w:r w:rsidR="004C5BAC" w:rsidRPr="002335F1">
        <w:rPr>
          <w:rFonts w:ascii="Times New Roman" w:hAnsi="Times New Roman" w:cs="Times New Roman"/>
        </w:rPr>
        <w:t xml:space="preserve"> </w:t>
      </w:r>
      <w:r w:rsidR="002371E3" w:rsidRPr="002335F1">
        <w:rPr>
          <w:rFonts w:ascii="Times New Roman" w:hAnsi="Times New Roman" w:cs="Times New Roman"/>
        </w:rPr>
        <w:t xml:space="preserve">Based on node centrality metrics, </w:t>
      </w:r>
      <w:proofErr w:type="spellStart"/>
      <w:r w:rsidR="002371E3" w:rsidRPr="002335F1">
        <w:rPr>
          <w:rFonts w:ascii="Times New Roman" w:hAnsi="Times New Roman" w:cs="Times New Roman"/>
          <w:i/>
          <w:iCs/>
        </w:rPr>
        <w:t>Morinda</w:t>
      </w:r>
      <w:proofErr w:type="spellEnd"/>
      <w:r w:rsidR="002371E3" w:rsidRPr="002335F1">
        <w:rPr>
          <w:rFonts w:ascii="Times New Roman" w:hAnsi="Times New Roman" w:cs="Times New Roman"/>
          <w:i/>
          <w:iCs/>
        </w:rPr>
        <w:t xml:space="preserve"> </w:t>
      </w:r>
      <w:proofErr w:type="spellStart"/>
      <w:r w:rsidR="002371E3" w:rsidRPr="002335F1">
        <w:rPr>
          <w:rFonts w:ascii="Times New Roman" w:hAnsi="Times New Roman" w:cs="Times New Roman"/>
          <w:i/>
          <w:iCs/>
        </w:rPr>
        <w:t>citrifolia</w:t>
      </w:r>
      <w:proofErr w:type="spellEnd"/>
      <w:r w:rsidR="002371E3" w:rsidRPr="002335F1">
        <w:rPr>
          <w:rFonts w:ascii="Times New Roman" w:hAnsi="Times New Roman" w:cs="Times New Roman"/>
        </w:rPr>
        <w:t xml:space="preserve"> exhibited the highest values for degree and closeness, as well as the second highest for interaction </w:t>
      </w:r>
      <w:r w:rsidR="002371E3" w:rsidRPr="00F44A95">
        <w:rPr>
          <w:rFonts w:ascii="Times New Roman" w:hAnsi="Times New Roman" w:cs="Times New Roman"/>
        </w:rPr>
        <w:t xml:space="preserve">strength. </w:t>
      </w:r>
      <w:r w:rsidR="002371E3" w:rsidRPr="00F44A95">
        <w:rPr>
          <w:rFonts w:ascii="Times New Roman" w:hAnsi="Times New Roman" w:cs="Times New Roman"/>
          <w:i/>
          <w:iCs/>
          <w:rPrChange w:id="156" w:author="Iago Ferreiro Arias" w:date="2024-11-26T20:37:00Z">
            <w:rPr>
              <w:rFonts w:ascii="Times New Roman" w:hAnsi="Times New Roman" w:cs="Times New Roman"/>
              <w:i/>
              <w:iCs/>
              <w:color w:val="FF0000"/>
            </w:rPr>
          </w:rPrChange>
        </w:rPr>
        <w:t xml:space="preserve">Ficus </w:t>
      </w:r>
      <w:proofErr w:type="spellStart"/>
      <w:r w:rsidR="002371E3" w:rsidRPr="00F44A95">
        <w:rPr>
          <w:rFonts w:ascii="Times New Roman" w:hAnsi="Times New Roman" w:cs="Times New Roman"/>
          <w:i/>
          <w:iCs/>
          <w:rPrChange w:id="157" w:author="Iago Ferreiro Arias" w:date="2024-11-26T20:37:00Z">
            <w:rPr>
              <w:rFonts w:ascii="Times New Roman" w:hAnsi="Times New Roman" w:cs="Times New Roman"/>
              <w:i/>
              <w:iCs/>
              <w:color w:val="FF0000"/>
            </w:rPr>
          </w:rPrChange>
        </w:rPr>
        <w:t>reflexa</w:t>
      </w:r>
      <w:proofErr w:type="spellEnd"/>
      <w:r w:rsidR="002371E3" w:rsidRPr="00F44A95">
        <w:rPr>
          <w:rFonts w:ascii="Times New Roman" w:hAnsi="Times New Roman" w:cs="Times New Roman"/>
          <w:rPrChange w:id="158" w:author="Iago Ferreiro Arias" w:date="2024-11-26T20:37:00Z">
            <w:rPr>
              <w:rFonts w:ascii="Times New Roman" w:hAnsi="Times New Roman" w:cs="Times New Roman"/>
              <w:color w:val="FF0000"/>
            </w:rPr>
          </w:rPrChange>
        </w:rPr>
        <w:t xml:space="preserve"> shared the highest degree value but showed greater interaction strength despite lower levels of weighted closeness compared to </w:t>
      </w:r>
      <w:proofErr w:type="spellStart"/>
      <w:r w:rsidR="002371E3" w:rsidRPr="00F44A95">
        <w:rPr>
          <w:rFonts w:ascii="Times New Roman" w:hAnsi="Times New Roman" w:cs="Times New Roman"/>
          <w:i/>
          <w:iCs/>
          <w:rPrChange w:id="159" w:author="Iago Ferreiro Arias" w:date="2024-11-26T20:37:00Z">
            <w:rPr>
              <w:rFonts w:ascii="Times New Roman" w:hAnsi="Times New Roman" w:cs="Times New Roman"/>
              <w:i/>
              <w:iCs/>
              <w:color w:val="FF0000"/>
            </w:rPr>
          </w:rPrChange>
        </w:rPr>
        <w:t>Morinda</w:t>
      </w:r>
      <w:proofErr w:type="spellEnd"/>
      <w:r w:rsidR="002371E3" w:rsidRPr="00F44A95">
        <w:rPr>
          <w:rFonts w:ascii="Times New Roman" w:hAnsi="Times New Roman" w:cs="Times New Roman"/>
          <w:i/>
          <w:iCs/>
          <w:rPrChange w:id="160" w:author="Iago Ferreiro Arias" w:date="2024-11-26T20:37:00Z">
            <w:rPr>
              <w:rFonts w:ascii="Times New Roman" w:hAnsi="Times New Roman" w:cs="Times New Roman"/>
              <w:i/>
              <w:iCs/>
              <w:color w:val="FF0000"/>
            </w:rPr>
          </w:rPrChange>
        </w:rPr>
        <w:t xml:space="preserve"> </w:t>
      </w:r>
      <w:proofErr w:type="spellStart"/>
      <w:r w:rsidR="002371E3" w:rsidRPr="00F44A95">
        <w:rPr>
          <w:rFonts w:ascii="Times New Roman" w:hAnsi="Times New Roman" w:cs="Times New Roman"/>
          <w:i/>
          <w:iCs/>
          <w:rPrChange w:id="161" w:author="Iago Ferreiro Arias" w:date="2024-11-26T20:37:00Z">
            <w:rPr>
              <w:rFonts w:ascii="Times New Roman" w:hAnsi="Times New Roman" w:cs="Times New Roman"/>
              <w:i/>
              <w:iCs/>
              <w:color w:val="FF0000"/>
            </w:rPr>
          </w:rPrChange>
        </w:rPr>
        <w:t>citrifolia</w:t>
      </w:r>
      <w:proofErr w:type="spellEnd"/>
      <w:r w:rsidR="002371E3" w:rsidRPr="00F44A95">
        <w:rPr>
          <w:rFonts w:ascii="Times New Roman" w:hAnsi="Times New Roman" w:cs="Times New Roman"/>
          <w:rPrChange w:id="162" w:author="Iago Ferreiro Arias" w:date="2024-11-26T20:37:00Z">
            <w:rPr>
              <w:rFonts w:ascii="Times New Roman" w:hAnsi="Times New Roman" w:cs="Times New Roman"/>
              <w:color w:val="FF0000"/>
            </w:rPr>
          </w:rPrChange>
        </w:rPr>
        <w:t>. Several introduced plant species (e.g.,</w:t>
      </w:r>
      <w:r w:rsidR="002371E3" w:rsidRPr="00F44A95">
        <w:rPr>
          <w:rPrChange w:id="163" w:author="Iago Ferreiro Arias" w:date="2024-11-26T20:37:00Z">
            <w:rPr>
              <w:color w:val="FF0000"/>
            </w:rPr>
          </w:rPrChange>
        </w:rPr>
        <w:t xml:space="preserve"> </w:t>
      </w:r>
      <w:r w:rsidR="002371E3" w:rsidRPr="00F44A95">
        <w:rPr>
          <w:rFonts w:ascii="Times New Roman" w:hAnsi="Times New Roman" w:cs="Times New Roman"/>
          <w:i/>
          <w:iCs/>
          <w:rPrChange w:id="164" w:author="Iago Ferreiro Arias" w:date="2024-11-26T20:37:00Z">
            <w:rPr>
              <w:rFonts w:ascii="Times New Roman" w:hAnsi="Times New Roman" w:cs="Times New Roman"/>
              <w:i/>
              <w:iCs/>
              <w:color w:val="FF0000"/>
            </w:rPr>
          </w:rPrChange>
        </w:rPr>
        <w:t xml:space="preserve">Terminalia </w:t>
      </w:r>
      <w:proofErr w:type="spellStart"/>
      <w:r w:rsidR="002371E3" w:rsidRPr="00F44A95">
        <w:rPr>
          <w:rFonts w:ascii="Times New Roman" w:hAnsi="Times New Roman" w:cs="Times New Roman"/>
          <w:i/>
          <w:iCs/>
          <w:rPrChange w:id="165" w:author="Iago Ferreiro Arias" w:date="2024-11-26T20:37:00Z">
            <w:rPr>
              <w:rFonts w:ascii="Times New Roman" w:hAnsi="Times New Roman" w:cs="Times New Roman"/>
              <w:i/>
              <w:iCs/>
              <w:color w:val="FF0000"/>
            </w:rPr>
          </w:rPrChange>
        </w:rPr>
        <w:t>catappa</w:t>
      </w:r>
      <w:proofErr w:type="spellEnd"/>
      <w:r w:rsidR="002371E3" w:rsidRPr="00F44A95">
        <w:rPr>
          <w:rFonts w:ascii="Times New Roman" w:hAnsi="Times New Roman" w:cs="Times New Roman"/>
          <w:i/>
          <w:iCs/>
          <w:rPrChange w:id="166" w:author="Iago Ferreiro Arias" w:date="2024-11-26T20:37:00Z">
            <w:rPr>
              <w:rFonts w:ascii="Times New Roman" w:hAnsi="Times New Roman" w:cs="Times New Roman"/>
              <w:i/>
              <w:iCs/>
              <w:color w:val="FF0000"/>
            </w:rPr>
          </w:rPrChange>
        </w:rPr>
        <w:t>, Ananas comosus,</w:t>
      </w:r>
      <w:ins w:id="167" w:author="Iago Ferreiro Arias" w:date="2024-11-26T20:23:00Z">
        <w:r w:rsidR="00091810" w:rsidRPr="00F44A95">
          <w:rPr>
            <w:rFonts w:ascii="Times New Roman" w:hAnsi="Times New Roman" w:cs="Times New Roman"/>
            <w:i/>
            <w:iCs/>
            <w:rPrChange w:id="168" w:author="Iago Ferreiro Arias" w:date="2024-11-26T20:37:00Z">
              <w:rPr>
                <w:rFonts w:ascii="Times New Roman" w:hAnsi="Times New Roman" w:cs="Times New Roman"/>
                <w:i/>
                <w:iCs/>
                <w:color w:val="FF0000"/>
              </w:rPr>
            </w:rPrChange>
          </w:rPr>
          <w:t xml:space="preserve"> </w:t>
        </w:r>
        <w:r w:rsidR="00091810" w:rsidRPr="00F44A95">
          <w:rPr>
            <w:rFonts w:ascii="Times New Roman" w:hAnsi="Times New Roman" w:cs="Times New Roman"/>
            <w:rPrChange w:id="169" w:author="Iago Ferreiro Arias" w:date="2024-11-26T20:37:00Z">
              <w:rPr>
                <w:rFonts w:ascii="Times New Roman" w:hAnsi="Times New Roman" w:cs="Times New Roman"/>
                <w:color w:val="FF0000"/>
              </w:rPr>
            </w:rPrChange>
          </w:rPr>
          <w:t>and</w:t>
        </w:r>
      </w:ins>
      <w:r w:rsidR="002371E3" w:rsidRPr="00F44A95">
        <w:rPr>
          <w:rFonts w:ascii="Times New Roman" w:hAnsi="Times New Roman" w:cs="Times New Roman"/>
          <w:i/>
          <w:iCs/>
          <w:rPrChange w:id="170" w:author="Iago Ferreiro Arias" w:date="2024-11-26T20:37:00Z">
            <w:rPr>
              <w:rFonts w:ascii="Times New Roman" w:hAnsi="Times New Roman" w:cs="Times New Roman"/>
              <w:i/>
              <w:iCs/>
              <w:color w:val="FF0000"/>
            </w:rPr>
          </w:rPrChange>
        </w:rPr>
        <w:t xml:space="preserve"> Ficus </w:t>
      </w:r>
      <w:proofErr w:type="spellStart"/>
      <w:r w:rsidR="002371E3" w:rsidRPr="00F44A95">
        <w:rPr>
          <w:rFonts w:ascii="Times New Roman" w:hAnsi="Times New Roman" w:cs="Times New Roman"/>
          <w:i/>
          <w:iCs/>
          <w:rPrChange w:id="171" w:author="Iago Ferreiro Arias" w:date="2024-11-26T20:37:00Z">
            <w:rPr>
              <w:rFonts w:ascii="Times New Roman" w:hAnsi="Times New Roman" w:cs="Times New Roman"/>
              <w:i/>
              <w:iCs/>
              <w:color w:val="FF0000"/>
            </w:rPr>
          </w:rPrChange>
        </w:rPr>
        <w:t>benghalensis</w:t>
      </w:r>
      <w:proofErr w:type="spellEnd"/>
      <w:r w:rsidR="002371E3" w:rsidRPr="00F44A95">
        <w:rPr>
          <w:rFonts w:ascii="Times New Roman" w:hAnsi="Times New Roman" w:cs="Times New Roman"/>
          <w:rPrChange w:id="172" w:author="Iago Ferreiro Arias" w:date="2024-11-26T20:37:00Z">
            <w:rPr>
              <w:rFonts w:ascii="Times New Roman" w:hAnsi="Times New Roman" w:cs="Times New Roman"/>
              <w:color w:val="FF0000"/>
            </w:rPr>
          </w:rPrChange>
        </w:rPr>
        <w:t xml:space="preserve">) </w:t>
      </w:r>
      <w:r w:rsidR="002371E3" w:rsidRPr="002335F1">
        <w:rPr>
          <w:rFonts w:ascii="Times New Roman" w:hAnsi="Times New Roman" w:cs="Times New Roman"/>
        </w:rPr>
        <w:t>displayed a degree of less than 2, indicating interactions with only 2 individuals or fewer, alongside low levels of interaction strength and/or weighted closeness.</w:t>
      </w:r>
    </w:p>
    <w:p w14:paraId="2226BA59" w14:textId="77777777" w:rsidR="007969A9" w:rsidRPr="002335F1" w:rsidRDefault="00956AF5"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Ecological</w:t>
      </w:r>
      <w:r w:rsidR="007969A9" w:rsidRPr="002335F1">
        <w:rPr>
          <w:rFonts w:ascii="Times New Roman" w:hAnsi="Times New Roman" w:cs="Times New Roman"/>
          <w:i/>
          <w:iCs/>
          <w:sz w:val="28"/>
          <w:szCs w:val="28"/>
        </w:rPr>
        <w:t xml:space="preserve"> role of individual tortoises</w:t>
      </w:r>
      <w:r w:rsidR="00FA3680" w:rsidRPr="002335F1">
        <w:rPr>
          <w:rFonts w:ascii="Times New Roman" w:hAnsi="Times New Roman" w:cs="Times New Roman"/>
          <w:i/>
          <w:iCs/>
          <w:sz w:val="28"/>
          <w:szCs w:val="28"/>
        </w:rPr>
        <w:t>.</w:t>
      </w:r>
    </w:p>
    <w:p w14:paraId="42C7A493" w14:textId="08175D3E" w:rsidR="00FA3680" w:rsidRPr="002335F1" w:rsidRDefault="006206EC" w:rsidP="003331DA">
      <w:pPr>
        <w:spacing w:after="240" w:line="480" w:lineRule="auto"/>
        <w:ind w:firstLine="708"/>
        <w:jc w:val="both"/>
        <w:rPr>
          <w:rFonts w:ascii="Times New Roman" w:hAnsi="Times New Roman" w:cs="Times New Roman"/>
        </w:rPr>
      </w:pPr>
      <w:r w:rsidRPr="00F44A95">
        <w:rPr>
          <w:rFonts w:ascii="Times New Roman" w:hAnsi="Times New Roman" w:cs="Times New Roman"/>
          <w:rPrChange w:id="173" w:author="Iago Ferreiro Arias" w:date="2024-11-26T20:38:00Z">
            <w:rPr>
              <w:rFonts w:ascii="Times New Roman" w:hAnsi="Times New Roman" w:cs="Times New Roman"/>
              <w:color w:val="FF0000"/>
            </w:rPr>
          </w:rPrChange>
        </w:rPr>
        <w:t>Based on</w:t>
      </w:r>
      <w:r w:rsidR="003331DA" w:rsidRPr="00F44A95">
        <w:rPr>
          <w:rFonts w:ascii="Times New Roman" w:hAnsi="Times New Roman" w:cs="Times New Roman"/>
          <w:rPrChange w:id="174" w:author="Iago Ferreiro Arias" w:date="2024-11-26T20:38:00Z">
            <w:rPr>
              <w:rFonts w:ascii="Times New Roman" w:hAnsi="Times New Roman" w:cs="Times New Roman"/>
              <w:color w:val="FF0000"/>
            </w:rPr>
          </w:rPrChange>
        </w:rPr>
        <w:t xml:space="preserve"> the effectiveness approach</w:t>
      </w:r>
      <w:r w:rsidRPr="00F44A95">
        <w:rPr>
          <w:rFonts w:ascii="Times New Roman" w:hAnsi="Times New Roman" w:cs="Times New Roman"/>
          <w:rPrChange w:id="175" w:author="Iago Ferreiro Arias" w:date="2024-11-26T20:38:00Z">
            <w:rPr>
              <w:rFonts w:ascii="Times New Roman" w:hAnsi="Times New Roman" w:cs="Times New Roman"/>
              <w:color w:val="FF0000"/>
            </w:rPr>
          </w:rPrChange>
        </w:rPr>
        <w:t>, we found</w:t>
      </w:r>
      <w:r w:rsidR="003331DA" w:rsidRPr="00F44A95">
        <w:rPr>
          <w:rFonts w:ascii="Times New Roman" w:hAnsi="Times New Roman" w:cs="Times New Roman"/>
          <w:rPrChange w:id="176" w:author="Iago Ferreiro Arias" w:date="2024-11-26T20:38:00Z">
            <w:rPr>
              <w:rFonts w:ascii="Times New Roman" w:hAnsi="Times New Roman" w:cs="Times New Roman"/>
              <w:color w:val="FF0000"/>
            </w:rPr>
          </w:rPrChange>
        </w:rPr>
        <w:t xml:space="preserve"> that the majority of tortoises maintain high values in the qualitative component of seed dispersal effectiveness</w:t>
      </w:r>
      <w:r w:rsidR="003331DA" w:rsidRPr="00F44A95">
        <w:rPr>
          <w:rFonts w:ascii="Times New Roman" w:hAnsi="Times New Roman" w:cs="Times New Roman"/>
        </w:rPr>
        <w:t xml:space="preserve">. </w:t>
      </w:r>
      <w:r w:rsidR="003331DA" w:rsidRPr="002335F1">
        <w:rPr>
          <w:rFonts w:ascii="Times New Roman" w:hAnsi="Times New Roman" w:cs="Times New Roman"/>
        </w:rPr>
        <w:t xml:space="preserve">However, only three individuals demonstrated high effectiveness in both quantitative and qualitative terms, meaning they disperse a large number of seeds, almost all of which are native plant species (Fig. 2). Similarly, tortoises also proved to be efficient as browsers and grazers, with a </w:t>
      </w:r>
      <w:commentRangeStart w:id="177"/>
      <w:del w:id="178" w:author="Iago Ferreiro Arias" w:date="2024-11-26T12:45:00Z">
        <w:r w:rsidR="003331DA" w:rsidRPr="002335F1" w:rsidDel="00611019">
          <w:rPr>
            <w:rFonts w:ascii="Times New Roman" w:hAnsi="Times New Roman" w:cs="Times New Roman"/>
            <w:color w:val="FF0000"/>
          </w:rPr>
          <w:delText xml:space="preserve">low </w:delText>
        </w:r>
      </w:del>
      <w:ins w:id="179" w:author="Iago Ferreiro Arias" w:date="2024-11-26T12:45:00Z">
        <w:r w:rsidR="00611019" w:rsidRPr="002335F1">
          <w:rPr>
            <w:rFonts w:ascii="Times New Roman" w:hAnsi="Times New Roman" w:cs="Times New Roman"/>
            <w:color w:val="FF0000"/>
          </w:rPr>
          <w:t>l</w:t>
        </w:r>
        <w:r w:rsidR="00611019">
          <w:rPr>
            <w:rFonts w:ascii="Times New Roman" w:hAnsi="Times New Roman" w:cs="Times New Roman"/>
            <w:color w:val="FF0000"/>
          </w:rPr>
          <w:t>arge</w:t>
        </w:r>
        <w:r w:rsidR="00611019" w:rsidRPr="002335F1">
          <w:rPr>
            <w:rFonts w:ascii="Times New Roman" w:hAnsi="Times New Roman" w:cs="Times New Roman"/>
            <w:color w:val="FF0000"/>
          </w:rPr>
          <w:t xml:space="preserve"> </w:t>
        </w:r>
      </w:ins>
      <w:r w:rsidR="003331DA" w:rsidRPr="002335F1">
        <w:rPr>
          <w:rFonts w:ascii="Times New Roman" w:hAnsi="Times New Roman" w:cs="Times New Roman"/>
          <w:color w:val="FF0000"/>
        </w:rPr>
        <w:t xml:space="preserve">proportion of </w:t>
      </w:r>
      <w:del w:id="180" w:author="Iago Ferreiro Arias" w:date="2024-11-26T12:45:00Z">
        <w:r w:rsidR="003331DA" w:rsidRPr="002335F1" w:rsidDel="00611019">
          <w:rPr>
            <w:rFonts w:ascii="Times New Roman" w:hAnsi="Times New Roman" w:cs="Times New Roman"/>
            <w:color w:val="FF0000"/>
          </w:rPr>
          <w:delText xml:space="preserve">native </w:delText>
        </w:r>
      </w:del>
      <w:ins w:id="181" w:author="Iago Ferreiro Arias" w:date="2024-11-26T12:45:00Z">
        <w:r w:rsidR="00611019">
          <w:rPr>
            <w:rFonts w:ascii="Times New Roman" w:hAnsi="Times New Roman" w:cs="Times New Roman"/>
            <w:color w:val="FF0000"/>
          </w:rPr>
          <w:t>exotic</w:t>
        </w:r>
        <w:r w:rsidR="00611019" w:rsidRPr="002335F1">
          <w:rPr>
            <w:rFonts w:ascii="Times New Roman" w:hAnsi="Times New Roman" w:cs="Times New Roman"/>
            <w:color w:val="FF0000"/>
          </w:rPr>
          <w:t xml:space="preserve"> </w:t>
        </w:r>
      </w:ins>
      <w:r w:rsidR="003331DA" w:rsidRPr="002335F1">
        <w:rPr>
          <w:rFonts w:ascii="Times New Roman" w:hAnsi="Times New Roman" w:cs="Times New Roman"/>
          <w:color w:val="FF0000"/>
        </w:rPr>
        <w:t xml:space="preserve">species being subjected to </w:t>
      </w:r>
      <w:r w:rsidR="003331DA" w:rsidRPr="002335F1">
        <w:rPr>
          <w:rFonts w:ascii="Times New Roman" w:hAnsi="Times New Roman" w:cs="Times New Roman"/>
          <w:color w:val="FF0000"/>
        </w:rPr>
        <w:lastRenderedPageBreak/>
        <w:t>antagonistic interactions</w:t>
      </w:r>
      <w:r w:rsidR="003331DA" w:rsidRPr="002335F1">
        <w:rPr>
          <w:rFonts w:ascii="Times New Roman" w:hAnsi="Times New Roman" w:cs="Times New Roman"/>
        </w:rPr>
        <w:t xml:space="preserve"> </w:t>
      </w:r>
      <w:commentRangeEnd w:id="177"/>
      <w:r w:rsidR="00611019">
        <w:rPr>
          <w:rStyle w:val="CommentReference"/>
        </w:rPr>
        <w:commentReference w:id="177"/>
      </w:r>
      <w:r w:rsidR="003331DA" w:rsidRPr="002335F1">
        <w:rPr>
          <w:rFonts w:ascii="Times New Roman" w:hAnsi="Times New Roman" w:cs="Times New Roman"/>
        </w:rPr>
        <w:t xml:space="preserve">(Fig. 2). However, only two individuals showed high effectiveness in </w:t>
      </w:r>
      <w:del w:id="182" w:author="Iago Ferreiro Arias" w:date="2024-11-26T12:48:00Z">
        <w:r w:rsidR="003331DA" w:rsidRPr="002335F1" w:rsidDel="00611019">
          <w:rPr>
            <w:rFonts w:ascii="Times New Roman" w:hAnsi="Times New Roman" w:cs="Times New Roman"/>
          </w:rPr>
          <w:delText xml:space="preserve">both </w:delText>
        </w:r>
      </w:del>
      <w:ins w:id="183" w:author="Iago Ferreiro Arias" w:date="2024-11-26T12:48:00Z">
        <w:r w:rsidR="00611019">
          <w:rPr>
            <w:rFonts w:ascii="Times New Roman" w:hAnsi="Times New Roman" w:cs="Times New Roman"/>
          </w:rPr>
          <w:t>the</w:t>
        </w:r>
        <w:r w:rsidR="00611019" w:rsidRPr="002335F1">
          <w:rPr>
            <w:rFonts w:ascii="Times New Roman" w:hAnsi="Times New Roman" w:cs="Times New Roman"/>
          </w:rPr>
          <w:t xml:space="preserve"> </w:t>
        </w:r>
      </w:ins>
      <w:r w:rsidR="003331DA" w:rsidRPr="002335F1">
        <w:rPr>
          <w:rFonts w:ascii="Times New Roman" w:hAnsi="Times New Roman" w:cs="Times New Roman"/>
        </w:rPr>
        <w:t xml:space="preserve">quantitative </w:t>
      </w:r>
      <w:del w:id="184" w:author="Iago Ferreiro Arias" w:date="2024-11-26T12:48:00Z">
        <w:r w:rsidR="003331DA" w:rsidRPr="002335F1" w:rsidDel="00611019">
          <w:rPr>
            <w:rFonts w:ascii="Times New Roman" w:hAnsi="Times New Roman" w:cs="Times New Roman"/>
          </w:rPr>
          <w:delText xml:space="preserve">and qualitative </w:delText>
        </w:r>
      </w:del>
      <w:r w:rsidR="003331DA" w:rsidRPr="002335F1">
        <w:rPr>
          <w:rFonts w:ascii="Times New Roman" w:hAnsi="Times New Roman" w:cs="Times New Roman"/>
        </w:rPr>
        <w:t>aspect</w:t>
      </w:r>
      <w:del w:id="185" w:author="Iago Ferreiro Arias" w:date="2024-11-26T12:48:00Z">
        <w:r w:rsidR="003331DA" w:rsidRPr="002335F1" w:rsidDel="00611019">
          <w:rPr>
            <w:rFonts w:ascii="Times New Roman" w:hAnsi="Times New Roman" w:cs="Times New Roman"/>
          </w:rPr>
          <w:delText>s</w:delText>
        </w:r>
      </w:del>
      <w:r w:rsidR="003331DA" w:rsidRPr="002335F1">
        <w:rPr>
          <w:rFonts w:ascii="Times New Roman" w:hAnsi="Times New Roman" w:cs="Times New Roman"/>
        </w:rPr>
        <w:t xml:space="preserve"> for browsing and grazing. Furthermore, we found that effectiveness roles vary among individuals (Fig. 2). Notably, individuals with high effectiveness as seed dispersers (e.g., T01, T08, and T02) displayed low effectiveness as browsers and grazers, while those with high effectiveness in browsing and grazing (e.g., T06 and T07) had low effectiveness as seed dispersers (Fig. 2).</w:t>
      </w:r>
    </w:p>
    <w:p w14:paraId="53351A9C" w14:textId="50CD43A2" w:rsidR="00CF3B24" w:rsidRPr="002335F1" w:rsidRDefault="00A05D16" w:rsidP="00DD6521">
      <w:pPr>
        <w:spacing w:after="240" w:line="480" w:lineRule="auto"/>
        <w:jc w:val="both"/>
        <w:rPr>
          <w:rFonts w:ascii="Times New Roman" w:hAnsi="Times New Roman" w:cs="Times New Roman"/>
        </w:rPr>
      </w:pPr>
      <w:r w:rsidRPr="002335F1">
        <w:rPr>
          <w:rFonts w:ascii="Times New Roman" w:hAnsi="Times New Roman" w:cs="Times New Roman"/>
        </w:rPr>
        <w:tab/>
      </w:r>
      <w:r w:rsidR="003331DA" w:rsidRPr="002335F1">
        <w:rPr>
          <w:rFonts w:ascii="Times New Roman" w:hAnsi="Times New Roman" w:cs="Times New Roman"/>
        </w:rPr>
        <w:t>Regarding the topological role</w:t>
      </w:r>
      <w:r w:rsidR="00CF3B24" w:rsidRPr="002335F1">
        <w:rPr>
          <w:rFonts w:ascii="Times New Roman" w:hAnsi="Times New Roman" w:cs="Times New Roman"/>
        </w:rPr>
        <w:t>, tortoises displayed higher degree and interaction strength in the antagonistic networks compared to the mutualistic ones, where the maximum degree was 4 links in the mutualistic network and 27 in the antagonistic network</w:t>
      </w:r>
      <w:r w:rsidR="00080FDE" w:rsidRPr="002335F1">
        <w:rPr>
          <w:rFonts w:ascii="Times New Roman" w:hAnsi="Times New Roman" w:cs="Times New Roman"/>
        </w:rPr>
        <w:t xml:space="preserve"> (Fig. </w:t>
      </w:r>
      <w:r w:rsidR="00FA3680" w:rsidRPr="002335F1">
        <w:rPr>
          <w:rFonts w:ascii="Times New Roman" w:hAnsi="Times New Roman" w:cs="Times New Roman"/>
        </w:rPr>
        <w:t>4</w:t>
      </w:r>
      <w:r w:rsidR="00080FDE" w:rsidRPr="002335F1">
        <w:rPr>
          <w:rFonts w:ascii="Times New Roman" w:hAnsi="Times New Roman" w:cs="Times New Roman"/>
        </w:rPr>
        <w:t xml:space="preserve">A and </w:t>
      </w:r>
      <w:r w:rsidR="00FA3680" w:rsidRPr="002335F1">
        <w:rPr>
          <w:rFonts w:ascii="Times New Roman" w:hAnsi="Times New Roman" w:cs="Times New Roman"/>
        </w:rPr>
        <w:t>4</w:t>
      </w:r>
      <w:r w:rsidR="00080FDE" w:rsidRPr="002335F1">
        <w:rPr>
          <w:rFonts w:ascii="Times New Roman" w:hAnsi="Times New Roman" w:cs="Times New Roman"/>
        </w:rPr>
        <w:t>B)</w:t>
      </w:r>
      <w:r w:rsidR="00CF3B24" w:rsidRPr="002335F1">
        <w:rPr>
          <w:rFonts w:ascii="Times New Roman" w:hAnsi="Times New Roman" w:cs="Times New Roman"/>
        </w:rPr>
        <w:t xml:space="preserve">. </w:t>
      </w:r>
      <w:ins w:id="186" w:author="Iago Ferreiro Arias" w:date="2024-11-26T12:51:00Z">
        <w:r w:rsidR="00611019" w:rsidRPr="00DD6521">
          <w:rPr>
            <w:rFonts w:ascii="Times New Roman" w:hAnsi="Times New Roman" w:cs="Times New Roman"/>
          </w:rPr>
          <w:t>Individual tortoises exhibited notable differences in their topological roles within the antagonist and mutualist individual-based networks. Specifically, their degree, interaction strength, and weighted closeness values varied significantly depending on the interaction type</w:t>
        </w:r>
        <w:r w:rsidR="00611019">
          <w:rPr>
            <w:rFonts w:ascii="Times New Roman" w:hAnsi="Times New Roman" w:cs="Times New Roman"/>
          </w:rPr>
          <w:t xml:space="preserve"> </w:t>
        </w:r>
        <w:r w:rsidR="00611019" w:rsidRPr="002335F1">
          <w:rPr>
            <w:rFonts w:ascii="Times New Roman" w:hAnsi="Times New Roman" w:cs="Times New Roman"/>
          </w:rPr>
          <w:t>(Fig. 4A and 4B)</w:t>
        </w:r>
        <w:r w:rsidR="00611019" w:rsidRPr="00DD6521">
          <w:rPr>
            <w:rFonts w:ascii="Times New Roman" w:hAnsi="Times New Roman" w:cs="Times New Roman"/>
          </w:rPr>
          <w:t xml:space="preserve">. </w:t>
        </w:r>
        <w:r w:rsidR="00611019">
          <w:rPr>
            <w:rFonts w:ascii="Times New Roman" w:hAnsi="Times New Roman" w:cs="Times New Roman"/>
          </w:rPr>
          <w:t xml:space="preserve">Regarding the </w:t>
        </w:r>
      </w:ins>
      <w:ins w:id="187" w:author="Iago Ferreiro Arias" w:date="2024-11-26T12:54:00Z">
        <w:r w:rsidR="00B17F59">
          <w:rPr>
            <w:rFonts w:ascii="Times New Roman" w:hAnsi="Times New Roman" w:cs="Times New Roman"/>
          </w:rPr>
          <w:t xml:space="preserve">structural role, </w:t>
        </w:r>
      </w:ins>
      <w:del w:id="188" w:author="Iago Ferreiro Arias" w:date="2024-11-26T12:54:00Z">
        <w:r w:rsidR="00780C28" w:rsidRPr="002335F1" w:rsidDel="00B17F59">
          <w:rPr>
            <w:rFonts w:ascii="Times New Roman" w:hAnsi="Times New Roman" w:cs="Times New Roman"/>
          </w:rPr>
          <w:delText xml:space="preserve">The </w:delText>
        </w:r>
      </w:del>
      <w:r w:rsidR="00780C28" w:rsidRPr="002335F1">
        <w:rPr>
          <w:rFonts w:ascii="Times New Roman" w:hAnsi="Times New Roman" w:cs="Times New Roman"/>
        </w:rPr>
        <w:t>a</w:t>
      </w:r>
      <w:r w:rsidR="00A3701E" w:rsidRPr="002335F1">
        <w:rPr>
          <w:rFonts w:ascii="Times New Roman" w:hAnsi="Times New Roman" w:cs="Times New Roman"/>
        </w:rPr>
        <w:t>ntagonistic individual</w:t>
      </w:r>
      <w:r w:rsidR="002130D7" w:rsidRPr="002335F1">
        <w:rPr>
          <w:rFonts w:ascii="Times New Roman" w:hAnsi="Times New Roman" w:cs="Times New Roman"/>
        </w:rPr>
        <w:t xml:space="preserve"> interaction network showed lower modularity than expected by chance (Q observed: 0.32, Q expected: 0.4</w:t>
      </w:r>
      <w:r w:rsidR="00472E43" w:rsidRPr="002335F1">
        <w:rPr>
          <w:rFonts w:ascii="Times New Roman" w:hAnsi="Times New Roman" w:cs="Times New Roman"/>
        </w:rPr>
        <w:t>2</w:t>
      </w:r>
      <w:r w:rsidR="002130D7" w:rsidRPr="002335F1">
        <w:rPr>
          <w:rFonts w:ascii="Times New Roman" w:hAnsi="Times New Roman" w:cs="Times New Roman"/>
        </w:rPr>
        <w:t xml:space="preserve">, Z-score: -13.8), forming two modules: one comprising two tortoises (T02 and T08) primarily interacting with </w:t>
      </w:r>
      <w:proofErr w:type="spellStart"/>
      <w:r w:rsidR="002130D7" w:rsidRPr="002335F1">
        <w:rPr>
          <w:rFonts w:ascii="Times New Roman" w:hAnsi="Times New Roman" w:cs="Times New Roman"/>
          <w:i/>
          <w:iCs/>
        </w:rPr>
        <w:t>Morinda</w:t>
      </w:r>
      <w:proofErr w:type="spellEnd"/>
      <w:r w:rsidR="002130D7" w:rsidRPr="002335F1">
        <w:rPr>
          <w:rFonts w:ascii="Times New Roman" w:hAnsi="Times New Roman" w:cs="Times New Roman"/>
          <w:i/>
          <w:iCs/>
        </w:rPr>
        <w:t xml:space="preserve"> </w:t>
      </w:r>
      <w:proofErr w:type="spellStart"/>
      <w:r w:rsidR="002130D7" w:rsidRPr="002335F1">
        <w:rPr>
          <w:rFonts w:ascii="Times New Roman" w:hAnsi="Times New Roman" w:cs="Times New Roman"/>
          <w:i/>
          <w:iCs/>
        </w:rPr>
        <w:t>citrifolia</w:t>
      </w:r>
      <w:proofErr w:type="spellEnd"/>
      <w:r w:rsidR="002130D7" w:rsidRPr="002335F1">
        <w:rPr>
          <w:rFonts w:ascii="Times New Roman" w:hAnsi="Times New Roman" w:cs="Times New Roman"/>
        </w:rPr>
        <w:t xml:space="preserve">, </w:t>
      </w:r>
      <w:r w:rsidR="002130D7" w:rsidRPr="002335F1">
        <w:rPr>
          <w:rFonts w:ascii="Times New Roman" w:hAnsi="Times New Roman" w:cs="Times New Roman"/>
          <w:i/>
          <w:iCs/>
        </w:rPr>
        <w:t xml:space="preserve">Terminalia </w:t>
      </w:r>
      <w:proofErr w:type="spellStart"/>
      <w:r w:rsidR="002130D7" w:rsidRPr="002335F1">
        <w:rPr>
          <w:rFonts w:ascii="Times New Roman" w:hAnsi="Times New Roman" w:cs="Times New Roman"/>
          <w:i/>
          <w:iCs/>
        </w:rPr>
        <w:t>catappa</w:t>
      </w:r>
      <w:proofErr w:type="spellEnd"/>
      <w:r w:rsidR="002130D7" w:rsidRPr="002335F1">
        <w:rPr>
          <w:rFonts w:ascii="Times New Roman" w:hAnsi="Times New Roman" w:cs="Times New Roman"/>
        </w:rPr>
        <w:t xml:space="preserve">, </w:t>
      </w:r>
      <w:proofErr w:type="spellStart"/>
      <w:r w:rsidR="002130D7" w:rsidRPr="002335F1">
        <w:rPr>
          <w:rFonts w:ascii="Times New Roman" w:hAnsi="Times New Roman" w:cs="Times New Roman"/>
          <w:i/>
          <w:iCs/>
        </w:rPr>
        <w:t>Commelina</w:t>
      </w:r>
      <w:proofErr w:type="spellEnd"/>
      <w:r w:rsidR="002130D7" w:rsidRPr="002335F1">
        <w:rPr>
          <w:rFonts w:ascii="Times New Roman" w:hAnsi="Times New Roman" w:cs="Times New Roman"/>
          <w:i/>
          <w:iCs/>
        </w:rPr>
        <w:t xml:space="preserve"> </w:t>
      </w:r>
      <w:proofErr w:type="spellStart"/>
      <w:r w:rsidR="002130D7" w:rsidRPr="002335F1">
        <w:rPr>
          <w:rFonts w:ascii="Times New Roman" w:hAnsi="Times New Roman" w:cs="Times New Roman"/>
          <w:i/>
          <w:iCs/>
        </w:rPr>
        <w:t>benghalensis</w:t>
      </w:r>
      <w:proofErr w:type="spellEnd"/>
      <w:r w:rsidR="002130D7" w:rsidRPr="002335F1">
        <w:rPr>
          <w:rFonts w:ascii="Times New Roman" w:hAnsi="Times New Roman" w:cs="Times New Roman"/>
        </w:rPr>
        <w:t xml:space="preserve">, and </w:t>
      </w:r>
      <w:r w:rsidR="002130D7" w:rsidRPr="002335F1">
        <w:rPr>
          <w:rFonts w:ascii="Times New Roman" w:hAnsi="Times New Roman" w:cs="Times New Roman"/>
          <w:i/>
          <w:iCs/>
        </w:rPr>
        <w:t xml:space="preserve">Artocarpus </w:t>
      </w:r>
      <w:proofErr w:type="spellStart"/>
      <w:r w:rsidR="002130D7" w:rsidRPr="002335F1">
        <w:rPr>
          <w:rFonts w:ascii="Times New Roman" w:hAnsi="Times New Roman" w:cs="Times New Roman"/>
          <w:i/>
          <w:iCs/>
        </w:rPr>
        <w:t>altilis</w:t>
      </w:r>
      <w:proofErr w:type="spellEnd"/>
      <w:r w:rsidR="002130D7" w:rsidRPr="002335F1">
        <w:rPr>
          <w:rFonts w:ascii="Times New Roman" w:hAnsi="Times New Roman" w:cs="Times New Roman"/>
        </w:rPr>
        <w:t xml:space="preserve">; and another module of eight tortoises (T01, T03, T05, T06, T07, T10, T11, T12) mainly interacting with </w:t>
      </w:r>
      <w:r w:rsidR="002130D7" w:rsidRPr="002D10BD">
        <w:rPr>
          <w:rFonts w:ascii="Times New Roman" w:hAnsi="Times New Roman" w:cs="Times New Roman"/>
          <w:i/>
          <w:iCs/>
          <w:highlight w:val="yellow"/>
        </w:rPr>
        <w:t xml:space="preserve">Ficus </w:t>
      </w:r>
      <w:commentRangeStart w:id="189"/>
      <w:commentRangeStart w:id="190"/>
      <w:r w:rsidR="002130D7" w:rsidRPr="002D10BD">
        <w:rPr>
          <w:rFonts w:ascii="Times New Roman" w:hAnsi="Times New Roman" w:cs="Times New Roman"/>
          <w:i/>
          <w:iCs/>
          <w:highlight w:val="yellow"/>
        </w:rPr>
        <w:t>s</w:t>
      </w:r>
      <w:ins w:id="191" w:author="Iago Ferreiro Arias" w:date="2024-11-26T12:54:00Z">
        <w:r w:rsidR="00B17F59">
          <w:rPr>
            <w:rFonts w:ascii="Times New Roman" w:hAnsi="Times New Roman" w:cs="Times New Roman"/>
            <w:i/>
            <w:iCs/>
            <w:highlight w:val="yellow"/>
          </w:rPr>
          <w:t>p</w:t>
        </w:r>
      </w:ins>
      <w:r w:rsidR="002130D7" w:rsidRPr="002D10BD">
        <w:rPr>
          <w:rFonts w:ascii="Times New Roman" w:hAnsi="Times New Roman" w:cs="Times New Roman"/>
          <w:i/>
          <w:iCs/>
          <w:highlight w:val="yellow"/>
        </w:rPr>
        <w:t>p</w:t>
      </w:r>
      <w:commentRangeEnd w:id="189"/>
      <w:r w:rsidR="00091810">
        <w:rPr>
          <w:rStyle w:val="CommentReference"/>
        </w:rPr>
        <w:commentReference w:id="189"/>
      </w:r>
      <w:commentRangeEnd w:id="190"/>
      <w:r w:rsidR="00062F7A">
        <w:rPr>
          <w:rStyle w:val="CommentReference"/>
        </w:rPr>
        <w:commentReference w:id="190"/>
      </w:r>
      <w:r w:rsidR="002130D7" w:rsidRPr="002335F1">
        <w:rPr>
          <w:rFonts w:ascii="Times New Roman" w:hAnsi="Times New Roman" w:cs="Times New Roman"/>
          <w:i/>
          <w:iCs/>
        </w:rPr>
        <w:t>.</w:t>
      </w:r>
      <w:r w:rsidR="002130D7" w:rsidRPr="002335F1">
        <w:rPr>
          <w:rFonts w:ascii="Times New Roman" w:hAnsi="Times New Roman" w:cs="Times New Roman"/>
        </w:rPr>
        <w:t xml:space="preserve"> and </w:t>
      </w:r>
      <w:r w:rsidR="002130D7" w:rsidRPr="002335F1">
        <w:rPr>
          <w:rFonts w:ascii="Times New Roman" w:hAnsi="Times New Roman" w:cs="Times New Roman"/>
          <w:i/>
          <w:iCs/>
        </w:rPr>
        <w:t>Pisonia grandis</w:t>
      </w:r>
      <w:r w:rsidR="002130D7" w:rsidRPr="002335F1">
        <w:rPr>
          <w:rFonts w:ascii="Times New Roman" w:hAnsi="Times New Roman" w:cs="Times New Roman"/>
        </w:rPr>
        <w:t>. Conversely, the mutualistic</w:t>
      </w:r>
      <w:r w:rsidR="00A3701E" w:rsidRPr="002335F1">
        <w:rPr>
          <w:rFonts w:ascii="Times New Roman" w:hAnsi="Times New Roman" w:cs="Times New Roman"/>
        </w:rPr>
        <w:t xml:space="preserve"> individual</w:t>
      </w:r>
      <w:r w:rsidR="002130D7" w:rsidRPr="002335F1">
        <w:rPr>
          <w:rFonts w:ascii="Times New Roman" w:hAnsi="Times New Roman" w:cs="Times New Roman"/>
        </w:rPr>
        <w:t xml:space="preserve"> interaction network exhibited a more modular structure</w:t>
      </w:r>
      <w:r w:rsidR="00A3701E" w:rsidRPr="002335F1">
        <w:rPr>
          <w:rFonts w:ascii="Times New Roman" w:hAnsi="Times New Roman" w:cs="Times New Roman"/>
        </w:rPr>
        <w:t xml:space="preserve"> </w:t>
      </w:r>
      <w:del w:id="192" w:author="Iago Ferreiro Arias" w:date="2024-11-26T12:55:00Z">
        <w:r w:rsidR="00A3701E" w:rsidRPr="002335F1" w:rsidDel="00B17F59">
          <w:rPr>
            <w:rFonts w:ascii="Times New Roman" w:hAnsi="Times New Roman" w:cs="Times New Roman"/>
          </w:rPr>
          <w:delText>which do not deviate from random</w:delText>
        </w:r>
        <w:r w:rsidR="002130D7" w:rsidRPr="002335F1" w:rsidDel="00B17F59">
          <w:rPr>
            <w:rFonts w:ascii="Times New Roman" w:hAnsi="Times New Roman" w:cs="Times New Roman"/>
          </w:rPr>
          <w:delText xml:space="preserve"> </w:delText>
        </w:r>
      </w:del>
      <w:r w:rsidR="002130D7" w:rsidRPr="002335F1">
        <w:rPr>
          <w:rFonts w:ascii="Times New Roman" w:hAnsi="Times New Roman" w:cs="Times New Roman"/>
        </w:rPr>
        <w:t xml:space="preserve">(Q observed: 0.582, Q expected: 0.515, Z-score: 1.16), with five modules: one composed of T03 and </w:t>
      </w:r>
      <w:r w:rsidR="002130D7" w:rsidRPr="002335F1">
        <w:rPr>
          <w:rFonts w:ascii="Times New Roman" w:hAnsi="Times New Roman" w:cs="Times New Roman"/>
          <w:i/>
          <w:iCs/>
        </w:rPr>
        <w:t>Ananas comosus</w:t>
      </w:r>
      <w:r w:rsidR="002130D7" w:rsidRPr="002335F1">
        <w:rPr>
          <w:rFonts w:ascii="Times New Roman" w:hAnsi="Times New Roman" w:cs="Times New Roman"/>
        </w:rPr>
        <w:t xml:space="preserve">, another of T05, T10, and T12 with </w:t>
      </w:r>
      <w:r w:rsidR="002130D7" w:rsidRPr="002335F1">
        <w:rPr>
          <w:rFonts w:ascii="Times New Roman" w:hAnsi="Times New Roman" w:cs="Times New Roman"/>
          <w:i/>
          <w:iCs/>
        </w:rPr>
        <w:t xml:space="preserve">Ficus </w:t>
      </w:r>
      <w:proofErr w:type="spellStart"/>
      <w:r w:rsidR="002130D7" w:rsidRPr="002335F1">
        <w:rPr>
          <w:rFonts w:ascii="Times New Roman" w:hAnsi="Times New Roman" w:cs="Times New Roman"/>
          <w:i/>
          <w:iCs/>
        </w:rPr>
        <w:t>reflexa</w:t>
      </w:r>
      <w:proofErr w:type="spellEnd"/>
      <w:r w:rsidR="002130D7" w:rsidRPr="002335F1">
        <w:rPr>
          <w:rFonts w:ascii="Times New Roman" w:hAnsi="Times New Roman" w:cs="Times New Roman"/>
        </w:rPr>
        <w:t xml:space="preserve">, a third of T06 and T07 with </w:t>
      </w:r>
      <w:proofErr w:type="spellStart"/>
      <w:r w:rsidR="002130D7" w:rsidRPr="002335F1">
        <w:rPr>
          <w:rFonts w:ascii="Times New Roman" w:hAnsi="Times New Roman" w:cs="Times New Roman"/>
          <w:i/>
          <w:iCs/>
        </w:rPr>
        <w:t>Megathyrsus</w:t>
      </w:r>
      <w:proofErr w:type="spellEnd"/>
      <w:r w:rsidR="002130D7" w:rsidRPr="002335F1">
        <w:rPr>
          <w:rFonts w:ascii="Times New Roman" w:hAnsi="Times New Roman" w:cs="Times New Roman"/>
          <w:i/>
          <w:iCs/>
        </w:rPr>
        <w:t xml:space="preserve"> maximus</w:t>
      </w:r>
      <w:r w:rsidR="002130D7" w:rsidRPr="002335F1">
        <w:rPr>
          <w:rFonts w:ascii="Times New Roman" w:hAnsi="Times New Roman" w:cs="Times New Roman"/>
        </w:rPr>
        <w:t xml:space="preserve">, a fourth module comprising T02, T08, and T11 with </w:t>
      </w:r>
      <w:r w:rsidR="002130D7" w:rsidRPr="002335F1">
        <w:rPr>
          <w:rFonts w:ascii="Times New Roman" w:hAnsi="Times New Roman" w:cs="Times New Roman"/>
          <w:i/>
          <w:iCs/>
        </w:rPr>
        <w:t xml:space="preserve">Cordia </w:t>
      </w:r>
      <w:proofErr w:type="spellStart"/>
      <w:r w:rsidR="002130D7" w:rsidRPr="002335F1">
        <w:rPr>
          <w:rFonts w:ascii="Times New Roman" w:hAnsi="Times New Roman" w:cs="Times New Roman"/>
          <w:i/>
          <w:iCs/>
        </w:rPr>
        <w:t>subcordata</w:t>
      </w:r>
      <w:proofErr w:type="spellEnd"/>
      <w:r w:rsidR="002130D7" w:rsidRPr="002335F1">
        <w:rPr>
          <w:rFonts w:ascii="Times New Roman" w:hAnsi="Times New Roman" w:cs="Times New Roman"/>
        </w:rPr>
        <w:t xml:space="preserve">, </w:t>
      </w:r>
      <w:r w:rsidR="002130D7" w:rsidRPr="002335F1">
        <w:rPr>
          <w:rFonts w:ascii="Times New Roman" w:hAnsi="Times New Roman" w:cs="Times New Roman"/>
          <w:i/>
          <w:iCs/>
        </w:rPr>
        <w:t xml:space="preserve">Ficus </w:t>
      </w:r>
      <w:proofErr w:type="spellStart"/>
      <w:r w:rsidR="002130D7" w:rsidRPr="002335F1">
        <w:rPr>
          <w:rFonts w:ascii="Times New Roman" w:hAnsi="Times New Roman" w:cs="Times New Roman"/>
          <w:i/>
          <w:iCs/>
        </w:rPr>
        <w:t>benghalensis</w:t>
      </w:r>
      <w:proofErr w:type="spellEnd"/>
      <w:r w:rsidR="002130D7" w:rsidRPr="002335F1">
        <w:rPr>
          <w:rFonts w:ascii="Times New Roman" w:hAnsi="Times New Roman" w:cs="Times New Roman"/>
        </w:rPr>
        <w:t xml:space="preserve">, </w:t>
      </w:r>
      <w:proofErr w:type="spellStart"/>
      <w:r w:rsidR="002130D7" w:rsidRPr="002335F1">
        <w:rPr>
          <w:rFonts w:ascii="Times New Roman" w:hAnsi="Times New Roman" w:cs="Times New Roman"/>
          <w:i/>
          <w:iCs/>
        </w:rPr>
        <w:t>Morinda</w:t>
      </w:r>
      <w:proofErr w:type="spellEnd"/>
      <w:r w:rsidR="002130D7" w:rsidRPr="002335F1">
        <w:rPr>
          <w:rFonts w:ascii="Times New Roman" w:hAnsi="Times New Roman" w:cs="Times New Roman"/>
          <w:i/>
          <w:iCs/>
        </w:rPr>
        <w:t xml:space="preserve"> </w:t>
      </w:r>
      <w:proofErr w:type="spellStart"/>
      <w:r w:rsidR="002130D7" w:rsidRPr="002335F1">
        <w:rPr>
          <w:rFonts w:ascii="Times New Roman" w:hAnsi="Times New Roman" w:cs="Times New Roman"/>
          <w:i/>
          <w:iCs/>
        </w:rPr>
        <w:t>citrifolia</w:t>
      </w:r>
      <w:proofErr w:type="spellEnd"/>
      <w:r w:rsidR="002130D7" w:rsidRPr="002335F1">
        <w:rPr>
          <w:rFonts w:ascii="Times New Roman" w:hAnsi="Times New Roman" w:cs="Times New Roman"/>
        </w:rPr>
        <w:t xml:space="preserve">, and </w:t>
      </w:r>
      <w:r w:rsidR="002130D7" w:rsidRPr="002335F1">
        <w:rPr>
          <w:rFonts w:ascii="Times New Roman" w:hAnsi="Times New Roman" w:cs="Times New Roman"/>
          <w:i/>
          <w:iCs/>
        </w:rPr>
        <w:t xml:space="preserve">Terminalia </w:t>
      </w:r>
      <w:proofErr w:type="spellStart"/>
      <w:r w:rsidR="002130D7" w:rsidRPr="002335F1">
        <w:rPr>
          <w:rFonts w:ascii="Times New Roman" w:hAnsi="Times New Roman" w:cs="Times New Roman"/>
          <w:i/>
          <w:iCs/>
        </w:rPr>
        <w:lastRenderedPageBreak/>
        <w:t>catappa</w:t>
      </w:r>
      <w:proofErr w:type="spellEnd"/>
      <w:r w:rsidR="002130D7" w:rsidRPr="002335F1">
        <w:rPr>
          <w:rFonts w:ascii="Times New Roman" w:hAnsi="Times New Roman" w:cs="Times New Roman"/>
        </w:rPr>
        <w:t xml:space="preserve">, and a fifth module of T01 with </w:t>
      </w:r>
      <w:r w:rsidR="002130D7" w:rsidRPr="002335F1">
        <w:rPr>
          <w:rFonts w:ascii="Times New Roman" w:hAnsi="Times New Roman" w:cs="Times New Roman"/>
          <w:i/>
          <w:iCs/>
        </w:rPr>
        <w:t xml:space="preserve">Phyllanthus </w:t>
      </w:r>
      <w:proofErr w:type="spellStart"/>
      <w:r w:rsidR="002130D7" w:rsidRPr="002335F1">
        <w:rPr>
          <w:rFonts w:ascii="Times New Roman" w:hAnsi="Times New Roman" w:cs="Times New Roman"/>
          <w:i/>
          <w:iCs/>
        </w:rPr>
        <w:t>amarus</w:t>
      </w:r>
      <w:proofErr w:type="spellEnd"/>
      <w:r w:rsidR="002130D7" w:rsidRPr="002335F1">
        <w:rPr>
          <w:rFonts w:ascii="Times New Roman" w:hAnsi="Times New Roman" w:cs="Times New Roman"/>
        </w:rPr>
        <w:t xml:space="preserve"> and </w:t>
      </w:r>
      <w:proofErr w:type="spellStart"/>
      <w:r w:rsidR="002130D7" w:rsidRPr="002335F1">
        <w:rPr>
          <w:rFonts w:ascii="Times New Roman" w:hAnsi="Times New Roman" w:cs="Times New Roman"/>
          <w:i/>
          <w:iCs/>
        </w:rPr>
        <w:t>Syzygium</w:t>
      </w:r>
      <w:proofErr w:type="spellEnd"/>
      <w:r w:rsidR="002130D7" w:rsidRPr="002335F1">
        <w:rPr>
          <w:rFonts w:ascii="Times New Roman" w:hAnsi="Times New Roman" w:cs="Times New Roman"/>
          <w:i/>
          <w:iCs/>
        </w:rPr>
        <w:t xml:space="preserve"> </w:t>
      </w:r>
      <w:proofErr w:type="spellStart"/>
      <w:r w:rsidR="002130D7" w:rsidRPr="002335F1">
        <w:rPr>
          <w:rFonts w:ascii="Times New Roman" w:hAnsi="Times New Roman" w:cs="Times New Roman"/>
          <w:i/>
          <w:iCs/>
        </w:rPr>
        <w:t>cumini</w:t>
      </w:r>
      <w:proofErr w:type="spellEnd"/>
      <w:r w:rsidR="002130D7" w:rsidRPr="002335F1">
        <w:rPr>
          <w:rFonts w:ascii="Times New Roman" w:hAnsi="Times New Roman" w:cs="Times New Roman"/>
        </w:rPr>
        <w:t>. Tortoises generally showed low among-module connectivity (c) in both ecological processes, with higher values recorded in frugivory interactions, particularly for T02 and T01</w:t>
      </w:r>
      <w:r w:rsidR="00FB7A53" w:rsidRPr="002335F1">
        <w:rPr>
          <w:rFonts w:ascii="Times New Roman" w:hAnsi="Times New Roman" w:cs="Times New Roman"/>
        </w:rPr>
        <w:t xml:space="preserve"> (Fig. </w:t>
      </w:r>
      <w:r w:rsidR="00FA3680" w:rsidRPr="002335F1">
        <w:rPr>
          <w:rFonts w:ascii="Times New Roman" w:hAnsi="Times New Roman" w:cs="Times New Roman"/>
        </w:rPr>
        <w:t>5</w:t>
      </w:r>
      <w:r w:rsidR="00FB7A53" w:rsidRPr="002335F1">
        <w:rPr>
          <w:rFonts w:ascii="Times New Roman" w:hAnsi="Times New Roman" w:cs="Times New Roman"/>
        </w:rPr>
        <w:t>A)</w:t>
      </w:r>
      <w:r w:rsidR="002130D7" w:rsidRPr="002335F1">
        <w:rPr>
          <w:rFonts w:ascii="Times New Roman" w:hAnsi="Times New Roman" w:cs="Times New Roman"/>
        </w:rPr>
        <w:t xml:space="preserve">. Within-module connectivity (z) was highest for T12, T08, and T06 in both networks. Overall, 90% of individuals retained their peripheral role in both the antagonistic and mutualistic networks, with only one individual maintaining a module hub role in the antagonistic network and a close </w:t>
      </w:r>
      <w:del w:id="193" w:author="Iago Ferreiro" w:date="2024-12-06T15:13:00Z">
        <w:r w:rsidR="002130D7" w:rsidRPr="002335F1" w:rsidDel="00062F7A">
          <w:rPr>
            <w:rFonts w:ascii="Times New Roman" w:hAnsi="Times New Roman" w:cs="Times New Roman"/>
          </w:rPr>
          <w:delText xml:space="preserve">approximation </w:delText>
        </w:r>
      </w:del>
      <w:ins w:id="194" w:author="Iago Ferreiro" w:date="2024-12-06T15:13:00Z">
        <w:r w:rsidR="00062F7A">
          <w:rPr>
            <w:rFonts w:ascii="Times New Roman" w:hAnsi="Times New Roman" w:cs="Times New Roman"/>
          </w:rPr>
          <w:t>value</w:t>
        </w:r>
        <w:r w:rsidR="00062F7A" w:rsidRPr="002335F1">
          <w:rPr>
            <w:rFonts w:ascii="Times New Roman" w:hAnsi="Times New Roman" w:cs="Times New Roman"/>
          </w:rPr>
          <w:t xml:space="preserve"> </w:t>
        </w:r>
      </w:ins>
      <w:r w:rsidR="002130D7" w:rsidRPr="002335F1">
        <w:rPr>
          <w:rFonts w:ascii="Times New Roman" w:hAnsi="Times New Roman" w:cs="Times New Roman"/>
        </w:rPr>
        <w:t>in the mutualistic network</w:t>
      </w:r>
      <w:r w:rsidR="00FB7A53" w:rsidRPr="002335F1">
        <w:rPr>
          <w:rFonts w:ascii="Times New Roman" w:hAnsi="Times New Roman" w:cs="Times New Roman"/>
        </w:rPr>
        <w:t xml:space="preserve"> (Fig. </w:t>
      </w:r>
      <w:r w:rsidR="00FA3680" w:rsidRPr="002335F1">
        <w:rPr>
          <w:rFonts w:ascii="Times New Roman" w:hAnsi="Times New Roman" w:cs="Times New Roman"/>
        </w:rPr>
        <w:t>5</w:t>
      </w:r>
      <w:r w:rsidR="00FB7A53" w:rsidRPr="002335F1">
        <w:rPr>
          <w:rFonts w:ascii="Times New Roman" w:hAnsi="Times New Roman" w:cs="Times New Roman"/>
        </w:rPr>
        <w:t>A)</w:t>
      </w:r>
      <w:r w:rsidR="002130D7" w:rsidRPr="002335F1">
        <w:rPr>
          <w:rFonts w:ascii="Times New Roman" w:hAnsi="Times New Roman" w:cs="Times New Roman"/>
        </w:rPr>
        <w:t>.</w:t>
      </w:r>
    </w:p>
    <w:p w14:paraId="374AA65E" w14:textId="77777777" w:rsidR="00E24006" w:rsidRPr="002335F1" w:rsidRDefault="00E24006" w:rsidP="00E24006">
      <w:pPr>
        <w:spacing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Discussion</w:t>
      </w:r>
      <w:r w:rsidR="00EF6A58" w:rsidRPr="002335F1">
        <w:rPr>
          <w:rFonts w:ascii="Times New Roman" w:hAnsi="Times New Roman" w:cs="Times New Roman"/>
          <w:b/>
          <w:bCs/>
          <w:sz w:val="28"/>
          <w:szCs w:val="28"/>
        </w:rPr>
        <w:t>.</w:t>
      </w:r>
    </w:p>
    <w:p w14:paraId="1DD0E9D1" w14:textId="3CAF517F" w:rsidR="004803A1" w:rsidRPr="002D10BD" w:rsidRDefault="00AD079F" w:rsidP="002D10BD">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Our study highlights the pivotal importance of restoring lost ecological interactions through the reintroduction of a keystone species, </w:t>
      </w:r>
      <w:del w:id="195" w:author="Iago Ferreiro" w:date="2024-12-06T15:14:00Z">
        <w:r w:rsidRPr="002335F1" w:rsidDel="00062F7A">
          <w:rPr>
            <w:rFonts w:ascii="Times New Roman" w:eastAsia="Times New Roman" w:hAnsi="Times New Roman" w:cs="Times New Roman"/>
            <w:kern w:val="0"/>
            <w:lang w:eastAsia="es-ES_tradnl"/>
            <w14:ligatures w14:val="none"/>
          </w:rPr>
          <w:delText>specifically</w:delText>
        </w:r>
        <w:r w:rsidR="00C547EF" w:rsidRPr="002335F1" w:rsidDel="00062F7A">
          <w:rPr>
            <w:rFonts w:ascii="Times New Roman" w:eastAsia="Times New Roman" w:hAnsi="Times New Roman" w:cs="Times New Roman"/>
            <w:kern w:val="0"/>
            <w:lang w:eastAsia="es-ES_tradnl"/>
            <w14:ligatures w14:val="none"/>
          </w:rPr>
          <w:delText xml:space="preserve"> </w:delText>
        </w:r>
      </w:del>
      <w:r w:rsidR="00C547EF" w:rsidRPr="002335F1">
        <w:rPr>
          <w:rFonts w:ascii="Times New Roman" w:eastAsia="Times New Roman" w:hAnsi="Times New Roman" w:cs="Times New Roman"/>
          <w:kern w:val="0"/>
          <w:lang w:eastAsia="es-ES_tradnl"/>
          <w14:ligatures w14:val="none"/>
        </w:rPr>
        <w:t>the Aldabra giant tortoise</w:t>
      </w:r>
      <w:r w:rsidRPr="002335F1">
        <w:rPr>
          <w:rFonts w:ascii="Times New Roman" w:eastAsia="Times New Roman" w:hAnsi="Times New Roman" w:cs="Times New Roman"/>
          <w:kern w:val="0"/>
          <w:lang w:eastAsia="es-ES_tradnl"/>
          <w14:ligatures w14:val="none"/>
        </w:rPr>
        <w:t xml:space="preserve"> </w:t>
      </w:r>
      <w:r w:rsidR="00C547EF" w:rsidRPr="002335F1">
        <w:rPr>
          <w:rFonts w:ascii="Times New Roman" w:eastAsia="Times New Roman" w:hAnsi="Times New Roman" w:cs="Times New Roman"/>
          <w:kern w:val="0"/>
          <w:lang w:eastAsia="es-ES_tradnl"/>
          <w14:ligatures w14:val="none"/>
        </w:rPr>
        <w:t>(</w:t>
      </w:r>
      <w:proofErr w:type="spellStart"/>
      <w:r w:rsidRPr="002335F1">
        <w:rPr>
          <w:rFonts w:ascii="Times New Roman" w:eastAsia="Times New Roman" w:hAnsi="Times New Roman" w:cs="Times New Roman"/>
          <w:i/>
          <w:kern w:val="0"/>
          <w:lang w:eastAsia="es-ES_tradnl"/>
          <w14:ligatures w14:val="none"/>
        </w:rPr>
        <w:t>Aldabrachelys</w:t>
      </w:r>
      <w:proofErr w:type="spellEnd"/>
      <w:r w:rsidRPr="002335F1">
        <w:rPr>
          <w:rFonts w:ascii="Times New Roman" w:eastAsia="Times New Roman" w:hAnsi="Times New Roman" w:cs="Times New Roman"/>
          <w:i/>
          <w:kern w:val="0"/>
          <w:lang w:eastAsia="es-ES_tradnl"/>
          <w14:ligatures w14:val="none"/>
        </w:rPr>
        <w:t xml:space="preserve"> </w:t>
      </w:r>
      <w:r w:rsidR="00C547EF" w:rsidRPr="002335F1">
        <w:rPr>
          <w:rFonts w:ascii="Times New Roman" w:eastAsia="Times New Roman" w:hAnsi="Times New Roman" w:cs="Times New Roman"/>
          <w:i/>
          <w:kern w:val="0"/>
          <w:lang w:eastAsia="es-ES_tradnl"/>
          <w14:ligatures w14:val="none"/>
        </w:rPr>
        <w:t>gigantea</w:t>
      </w:r>
      <w:r w:rsidR="00C547EF"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into the insular ecosystem of the Seychelles archipelago. Based on data collected from ten individuals, representing the entire Aldabra giant tortoise population on </w:t>
      </w:r>
      <w:proofErr w:type="spellStart"/>
      <w:r w:rsidRPr="002335F1">
        <w:rPr>
          <w:rFonts w:ascii="Times New Roman" w:eastAsia="Times New Roman" w:hAnsi="Times New Roman" w:cs="Times New Roman"/>
          <w:kern w:val="0"/>
          <w:lang w:eastAsia="es-ES_tradnl"/>
          <w14:ligatures w14:val="none"/>
        </w:rPr>
        <w:t>Aride</w:t>
      </w:r>
      <w:proofErr w:type="spellEnd"/>
      <w:r w:rsidRPr="002335F1">
        <w:rPr>
          <w:rFonts w:ascii="Times New Roman" w:eastAsia="Times New Roman" w:hAnsi="Times New Roman" w:cs="Times New Roman"/>
          <w:kern w:val="0"/>
          <w:lang w:eastAsia="es-ES_tradnl"/>
          <w14:ligatures w14:val="none"/>
        </w:rPr>
        <w:t xml:space="preserve"> Island, this reintroduction facilitated the rapid </w:t>
      </w:r>
      <w:commentRangeStart w:id="196"/>
      <w:commentRangeStart w:id="197"/>
      <w:del w:id="198" w:author="Iago Ferreiro Arias" w:date="2024-11-26T12:56:00Z">
        <w:r w:rsidRPr="002335F1" w:rsidDel="00B17F59">
          <w:rPr>
            <w:rFonts w:ascii="Times New Roman" w:eastAsia="Times New Roman" w:hAnsi="Times New Roman" w:cs="Times New Roman"/>
            <w:kern w:val="0"/>
            <w:lang w:eastAsia="es-ES_tradnl"/>
            <w14:ligatures w14:val="none"/>
          </w:rPr>
          <w:delText>re</w:delText>
        </w:r>
      </w:del>
      <w:commentRangeEnd w:id="196"/>
      <w:r w:rsidR="00B17F59">
        <w:rPr>
          <w:rStyle w:val="CommentReference"/>
        </w:rPr>
        <w:commentReference w:id="196"/>
      </w:r>
      <w:commentRangeEnd w:id="197"/>
      <w:r w:rsidR="00091810">
        <w:rPr>
          <w:rStyle w:val="CommentReference"/>
        </w:rPr>
        <w:commentReference w:id="197"/>
      </w:r>
      <w:r w:rsidRPr="002335F1">
        <w:rPr>
          <w:rFonts w:ascii="Times New Roman" w:eastAsia="Times New Roman" w:hAnsi="Times New Roman" w:cs="Times New Roman"/>
          <w:kern w:val="0"/>
          <w:lang w:eastAsia="es-ES_tradnl"/>
          <w14:ligatures w14:val="none"/>
        </w:rPr>
        <w:t xml:space="preserve">establishment of ecological interactions absent since their extinction around 1840 </w:t>
      </w:r>
      <w:r w:rsidR="00FF2255" w:rsidRPr="002335F1">
        <w:rPr>
          <w:rFonts w:ascii="Times New Roman" w:eastAsia="Times New Roman" w:hAnsi="Times New Roman" w:cs="Times New Roman"/>
          <w:kern w:val="0"/>
          <w:lang w:eastAsia="es-ES_tradnl"/>
          <w14:ligatures w14:val="none"/>
        </w:rPr>
        <w:fldChar w:fldCharType="begin"/>
      </w:r>
      <w:r w:rsidR="008124F4" w:rsidRPr="002335F1">
        <w:rPr>
          <w:rFonts w:ascii="Times New Roman" w:eastAsia="Times New Roman" w:hAnsi="Times New Roman" w:cs="Times New Roman"/>
          <w:kern w:val="0"/>
          <w:lang w:eastAsia="es-ES_tradnl"/>
          <w14:ligatures w14:val="none"/>
        </w:rPr>
        <w:instrText xml:space="preserve"> ADDIN ZOTERO_ITEM CSL_CITATION {"citationID":"r108djVs","properties":{"formattedCitation":"(Gerlach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FF2255" w:rsidRPr="002335F1">
        <w:rPr>
          <w:rFonts w:ascii="Times New Roman" w:eastAsia="Times New Roman" w:hAnsi="Times New Roman" w:cs="Times New Roman"/>
          <w:kern w:val="0"/>
          <w:lang w:eastAsia="es-ES_tradnl"/>
          <w14:ligatures w14:val="none"/>
        </w:rPr>
        <w:fldChar w:fldCharType="separate"/>
      </w:r>
      <w:r w:rsidR="008124F4" w:rsidRPr="002335F1">
        <w:rPr>
          <w:rFonts w:ascii="Times New Roman" w:eastAsia="Times New Roman" w:hAnsi="Times New Roman" w:cs="Times New Roman"/>
          <w:noProof/>
          <w:kern w:val="0"/>
          <w:lang w:eastAsia="es-ES_tradnl"/>
          <w14:ligatures w14:val="none"/>
        </w:rPr>
        <w:t>(Gerlach et al., 2013)</w:t>
      </w:r>
      <w:r w:rsidR="00FF2255" w:rsidRPr="002335F1">
        <w:rPr>
          <w:rFonts w:ascii="Times New Roman" w:eastAsia="Times New Roman" w:hAnsi="Times New Roman" w:cs="Times New Roman"/>
          <w:kern w:val="0"/>
          <w:lang w:eastAsia="es-ES_tradnl"/>
          <w14:ligatures w14:val="none"/>
        </w:rPr>
        <w:fldChar w:fldCharType="end"/>
      </w:r>
      <w:r w:rsidR="005A77CC"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Using</w:t>
      </w:r>
      <w:r w:rsidR="005A77CC" w:rsidRPr="002335F1">
        <w:rPr>
          <w:rFonts w:ascii="Times New Roman" w:eastAsia="Times New Roman" w:hAnsi="Times New Roman" w:cs="Times New Roman"/>
          <w:kern w:val="0"/>
          <w:lang w:eastAsia="es-ES_tradnl"/>
          <w14:ligatures w14:val="none"/>
        </w:rPr>
        <w:t xml:space="preserve"> a multifaceted approach that combines observational and genetic methodologies, alongside an individual-based network analysis within two </w:t>
      </w:r>
      <w:r w:rsidR="00690D9C" w:rsidRPr="002335F1">
        <w:rPr>
          <w:rFonts w:ascii="Times New Roman" w:eastAsia="Times New Roman" w:hAnsi="Times New Roman" w:cs="Times New Roman"/>
          <w:kern w:val="0"/>
          <w:lang w:eastAsia="es-ES_tradnl"/>
          <w14:ligatures w14:val="none"/>
        </w:rPr>
        <w:t xml:space="preserve">different </w:t>
      </w:r>
      <w:r w:rsidR="00956AF5" w:rsidRPr="002335F1">
        <w:rPr>
          <w:rFonts w:ascii="Times New Roman" w:eastAsia="Times New Roman" w:hAnsi="Times New Roman" w:cs="Times New Roman"/>
          <w:kern w:val="0"/>
          <w:lang w:eastAsia="es-ES_tradnl"/>
          <w14:ligatures w14:val="none"/>
        </w:rPr>
        <w:t xml:space="preserve">and contrasting </w:t>
      </w:r>
      <w:r w:rsidR="005A77CC" w:rsidRPr="002335F1">
        <w:rPr>
          <w:rFonts w:ascii="Times New Roman" w:eastAsia="Times New Roman" w:hAnsi="Times New Roman" w:cs="Times New Roman"/>
          <w:kern w:val="0"/>
          <w:lang w:eastAsia="es-ES_tradnl"/>
          <w14:ligatures w14:val="none"/>
        </w:rPr>
        <w:t>ecological processes, we found that different tortoise individuals exhibit varying roles and performance as antagonists or mutualists</w:t>
      </w:r>
      <w:r w:rsidR="009E7216" w:rsidRPr="002335F1">
        <w:rPr>
          <w:rFonts w:ascii="Times New Roman" w:eastAsia="Times New Roman" w:hAnsi="Times New Roman" w:cs="Times New Roman"/>
          <w:kern w:val="0"/>
          <w:lang w:eastAsia="es-ES_tradnl"/>
          <w14:ligatures w14:val="none"/>
        </w:rPr>
        <w:t>, a</w:t>
      </w:r>
      <w:r w:rsidR="005A77CC" w:rsidRPr="002335F1">
        <w:rPr>
          <w:rFonts w:ascii="Times New Roman" w:eastAsia="Times New Roman" w:hAnsi="Times New Roman" w:cs="Times New Roman"/>
          <w:kern w:val="0"/>
          <w:lang w:eastAsia="es-ES_tradnl"/>
          <w14:ligatures w14:val="none"/>
        </w:rPr>
        <w:t xml:space="preserve"> variation </w:t>
      </w:r>
      <w:r w:rsidR="009E7216" w:rsidRPr="002335F1">
        <w:rPr>
          <w:rFonts w:ascii="Times New Roman" w:eastAsia="Times New Roman" w:hAnsi="Times New Roman" w:cs="Times New Roman"/>
          <w:kern w:val="0"/>
          <w:lang w:eastAsia="es-ES_tradnl"/>
          <w14:ligatures w14:val="none"/>
        </w:rPr>
        <w:t xml:space="preserve">that </w:t>
      </w:r>
      <w:r w:rsidR="005A77CC" w:rsidRPr="002335F1">
        <w:rPr>
          <w:rFonts w:ascii="Times New Roman" w:eastAsia="Times New Roman" w:hAnsi="Times New Roman" w:cs="Times New Roman"/>
          <w:kern w:val="0"/>
          <w:lang w:eastAsia="es-ES_tradnl"/>
          <w14:ligatures w14:val="none"/>
        </w:rPr>
        <w:t>has direct implications for the seed dispersal of native plants and the control of exotic flora.</w:t>
      </w:r>
    </w:p>
    <w:p w14:paraId="426F1EA5" w14:textId="380553A0" w:rsidR="004803A1" w:rsidRPr="00A83826" w:rsidDel="00062F7A" w:rsidRDefault="004803A1" w:rsidP="004803A1">
      <w:pPr>
        <w:spacing w:before="100" w:beforeAutospacing="1" w:after="100" w:afterAutospacing="1" w:line="480" w:lineRule="auto"/>
        <w:jc w:val="both"/>
        <w:rPr>
          <w:del w:id="199" w:author="Iago Ferreiro" w:date="2024-12-06T15:16:00Z"/>
          <w:rFonts w:ascii="Times New Roman" w:eastAsia="Times New Roman" w:hAnsi="Times New Roman" w:cs="Times New Roman"/>
          <w:i/>
          <w:kern w:val="0"/>
          <w:lang w:val="en-US" w:eastAsia="es-ES_tradnl"/>
          <w14:ligatures w14:val="none"/>
          <w:rPrChange w:id="200" w:author="Iago Ferreiro" w:date="2024-12-06T15:25:00Z">
            <w:rPr>
              <w:del w:id="201" w:author="Iago Ferreiro" w:date="2024-12-06T15:16:00Z"/>
              <w:rFonts w:ascii="Times New Roman" w:eastAsia="Times New Roman" w:hAnsi="Times New Roman" w:cs="Times New Roman"/>
              <w:b/>
              <w:kern w:val="0"/>
              <w:lang w:eastAsia="es-ES_tradnl"/>
              <w14:ligatures w14:val="none"/>
            </w:rPr>
          </w:rPrChange>
        </w:rPr>
      </w:pPr>
      <w:commentRangeStart w:id="202"/>
      <w:del w:id="203" w:author="Iago Ferreiro" w:date="2024-12-06T15:16:00Z">
        <w:r w:rsidRPr="00A83826" w:rsidDel="00062F7A">
          <w:rPr>
            <w:rFonts w:ascii="Times New Roman" w:eastAsia="Times New Roman" w:hAnsi="Times New Roman" w:cs="Times New Roman"/>
            <w:b/>
            <w:kern w:val="0"/>
            <w:lang w:val="en-US" w:eastAsia="es-ES_tradnl"/>
            <w14:ligatures w14:val="none"/>
            <w:rPrChange w:id="204" w:author="Iago Ferreiro" w:date="2024-12-06T15:23:00Z">
              <w:rPr>
                <w:rFonts w:ascii="Times New Roman" w:eastAsia="Times New Roman" w:hAnsi="Times New Roman" w:cs="Times New Roman"/>
                <w:b/>
                <w:kern w:val="0"/>
                <w:lang w:eastAsia="es-ES_tradnl"/>
                <w14:ligatures w14:val="none"/>
              </w:rPr>
            </w:rPrChange>
          </w:rPr>
          <w:delText xml:space="preserve">Key individuals can </w:delText>
        </w:r>
        <w:r w:rsidRPr="00A83826" w:rsidDel="00062F7A">
          <w:rPr>
            <w:rFonts w:ascii="Times New Roman" w:eastAsia="Times New Roman" w:hAnsi="Times New Roman" w:cs="Times New Roman"/>
            <w:i/>
            <w:kern w:val="0"/>
            <w:lang w:val="en-US" w:eastAsia="es-ES_tradnl"/>
            <w14:ligatures w14:val="none"/>
            <w:rPrChange w:id="205" w:author="Iago Ferreiro" w:date="2024-12-06T15:25:00Z">
              <w:rPr>
                <w:rFonts w:ascii="Times New Roman" w:eastAsia="Times New Roman" w:hAnsi="Times New Roman" w:cs="Times New Roman"/>
                <w:b/>
                <w:kern w:val="0"/>
                <w:lang w:eastAsia="es-ES_tradnl"/>
                <w14:ligatures w14:val="none"/>
              </w:rPr>
            </w:rPrChange>
          </w:rPr>
          <w:delText>multitask</w:delText>
        </w:r>
      </w:del>
      <w:commentRangeEnd w:id="202"/>
      <w:r w:rsidR="00062F7A" w:rsidRPr="00A83826">
        <w:rPr>
          <w:rStyle w:val="CommentReference"/>
          <w:i/>
          <w:rPrChange w:id="206" w:author="Iago Ferreiro" w:date="2024-12-06T15:25:00Z">
            <w:rPr>
              <w:rStyle w:val="CommentReference"/>
            </w:rPr>
          </w:rPrChange>
        </w:rPr>
        <w:commentReference w:id="202"/>
      </w:r>
      <w:ins w:id="207" w:author="Iago Ferreiro" w:date="2024-12-06T15:23:00Z">
        <w:r w:rsidR="00A83826" w:rsidRPr="00A83826">
          <w:rPr>
            <w:rFonts w:ascii="Times New Roman" w:eastAsia="Times New Roman" w:hAnsi="Times New Roman" w:cs="Times New Roman"/>
            <w:i/>
            <w:kern w:val="0"/>
            <w:lang w:val="en-US" w:eastAsia="es-ES_tradnl"/>
            <w14:ligatures w14:val="none"/>
            <w:rPrChange w:id="208" w:author="Iago Ferreiro" w:date="2024-12-06T15:25:00Z">
              <w:rPr>
                <w:rFonts w:ascii="Times New Roman" w:eastAsia="Times New Roman" w:hAnsi="Times New Roman" w:cs="Times New Roman"/>
                <w:b/>
                <w:kern w:val="0"/>
                <w:lang w:eastAsia="es-ES_tradnl"/>
                <w14:ligatures w14:val="none"/>
              </w:rPr>
            </w:rPrChange>
          </w:rPr>
          <w:t>Sampling ecological interactions p</w:t>
        </w:r>
        <w:r w:rsidR="00A83826" w:rsidRPr="00A83826">
          <w:rPr>
            <w:rFonts w:ascii="Times New Roman" w:eastAsia="Times New Roman" w:hAnsi="Times New Roman" w:cs="Times New Roman"/>
            <w:i/>
            <w:kern w:val="0"/>
            <w:lang w:val="en-US" w:eastAsia="es-ES_tradnl"/>
            <w14:ligatures w14:val="none"/>
            <w:rPrChange w:id="209" w:author="Iago Ferreiro" w:date="2024-12-06T15:25:00Z">
              <w:rPr>
                <w:rFonts w:ascii="Times New Roman" w:eastAsia="Times New Roman" w:hAnsi="Times New Roman" w:cs="Times New Roman"/>
                <w:b/>
                <w:kern w:val="0"/>
                <w:lang w:val="pt-BR" w:eastAsia="es-ES_tradnl"/>
                <w14:ligatures w14:val="none"/>
              </w:rPr>
            </w:rPrChange>
          </w:rPr>
          <w:t xml:space="preserve">erformed by </w:t>
        </w:r>
        <w:r w:rsidR="00A83826" w:rsidRPr="00A83826">
          <w:rPr>
            <w:rFonts w:ascii="Times New Roman" w:eastAsia="Times New Roman" w:hAnsi="Times New Roman" w:cs="Times New Roman"/>
            <w:i/>
            <w:kern w:val="0"/>
            <w:lang w:val="en-US" w:eastAsia="es-ES_tradnl"/>
            <w14:ligatures w14:val="none"/>
            <w:rPrChange w:id="210" w:author="Iago Ferreiro" w:date="2024-12-06T15:25:00Z">
              <w:rPr>
                <w:rFonts w:ascii="Times New Roman" w:eastAsia="Times New Roman" w:hAnsi="Times New Roman" w:cs="Times New Roman"/>
                <w:b/>
                <w:kern w:val="0"/>
                <w:lang w:eastAsia="es-ES_tradnl"/>
                <w14:ligatures w14:val="none"/>
              </w:rPr>
            </w:rPrChange>
          </w:rPr>
          <w:t>Aldabra tortoises</w:t>
        </w:r>
      </w:ins>
    </w:p>
    <w:p w14:paraId="1C6E3195" w14:textId="59144DD7" w:rsidR="004803A1" w:rsidRPr="002335F1" w:rsidRDefault="005A77CC" w:rsidP="004803A1">
      <w:pPr>
        <w:spacing w:before="100" w:beforeAutospacing="1" w:after="100" w:afterAutospacing="1" w:line="480" w:lineRule="auto"/>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lastRenderedPageBreak/>
        <w:t>Our methodology</w:t>
      </w:r>
      <w:r w:rsidR="00AD079F" w:rsidRPr="002335F1">
        <w:rPr>
          <w:rFonts w:ascii="Times New Roman" w:eastAsia="Times New Roman" w:hAnsi="Times New Roman" w:cs="Times New Roman"/>
          <w:kern w:val="0"/>
          <w:lang w:eastAsia="es-ES_tradnl"/>
          <w14:ligatures w14:val="none"/>
        </w:rPr>
        <w:t>, which integrates</w:t>
      </w:r>
      <w:r w:rsidR="008124F4" w:rsidRPr="002335F1">
        <w:rPr>
          <w:rFonts w:ascii="Times New Roman" w:eastAsia="Times New Roman" w:hAnsi="Times New Roman" w:cs="Times New Roman"/>
          <w:kern w:val="0"/>
          <w:lang w:eastAsia="es-ES_tradnl"/>
          <w14:ligatures w14:val="none"/>
        </w:rPr>
        <w:t xml:space="preserve"> comp</w:t>
      </w:r>
      <w:r w:rsidR="00AD079F" w:rsidRPr="002335F1">
        <w:rPr>
          <w:rFonts w:ascii="Times New Roman" w:eastAsia="Times New Roman" w:hAnsi="Times New Roman" w:cs="Times New Roman"/>
          <w:kern w:val="0"/>
          <w:lang w:eastAsia="es-ES_tradnl"/>
          <w14:ligatures w14:val="none"/>
        </w:rPr>
        <w:t>lementary sampling techniques for</w:t>
      </w:r>
      <w:r w:rsidR="004803A1" w:rsidRPr="002335F1">
        <w:rPr>
          <w:rFonts w:ascii="Times New Roman" w:eastAsia="Times New Roman" w:hAnsi="Times New Roman" w:cs="Times New Roman"/>
          <w:kern w:val="0"/>
          <w:lang w:eastAsia="es-ES_tradnl"/>
          <w14:ligatures w14:val="none"/>
        </w:rPr>
        <w:t xml:space="preserve"> ecological interactions (i.e.</w:t>
      </w:r>
      <w:r w:rsidR="008124F4" w:rsidRPr="002335F1">
        <w:rPr>
          <w:rFonts w:ascii="Times New Roman" w:eastAsia="Times New Roman" w:hAnsi="Times New Roman" w:cs="Times New Roman"/>
          <w:kern w:val="0"/>
          <w:lang w:eastAsia="es-ES_tradnl"/>
          <w14:ligatures w14:val="none"/>
        </w:rPr>
        <w:t xml:space="preserve"> </w:t>
      </w:r>
      <w:r w:rsidR="00AD079F" w:rsidRPr="002335F1">
        <w:rPr>
          <w:rFonts w:ascii="Times New Roman" w:eastAsia="Times New Roman" w:hAnsi="Times New Roman" w:cs="Times New Roman"/>
          <w:kern w:val="0"/>
          <w:lang w:eastAsia="es-ES_tradnl"/>
          <w14:ligatures w14:val="none"/>
        </w:rPr>
        <w:t>focal observations,</w:t>
      </w:r>
      <w:r w:rsidRPr="002335F1">
        <w:rPr>
          <w:rFonts w:ascii="Times New Roman" w:eastAsia="Times New Roman" w:hAnsi="Times New Roman" w:cs="Times New Roman"/>
          <w:kern w:val="0"/>
          <w:lang w:eastAsia="es-ES_tradnl"/>
          <w14:ligatures w14:val="none"/>
        </w:rPr>
        <w:t xml:space="preserve"> faecal examination</w:t>
      </w:r>
      <w:r w:rsidR="00AD079F" w:rsidRPr="002335F1">
        <w:rPr>
          <w:rFonts w:ascii="Times New Roman" w:eastAsia="Times New Roman" w:hAnsi="Times New Roman" w:cs="Times New Roman"/>
          <w:kern w:val="0"/>
          <w:lang w:eastAsia="es-ES_tradnl"/>
          <w14:ligatures w14:val="none"/>
        </w:rPr>
        <w:t>, and DNA metabarcoding</w:t>
      </w:r>
      <w:r w:rsidR="008124F4"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has led to a net increase in detected interactions</w:t>
      </w:r>
      <w:r w:rsidR="00AD079F" w:rsidRPr="002335F1">
        <w:rPr>
          <w:rFonts w:ascii="Times New Roman" w:eastAsia="Times New Roman" w:hAnsi="Times New Roman" w:cs="Times New Roman"/>
          <w:kern w:val="0"/>
          <w:lang w:eastAsia="es-ES_tradnl"/>
          <w14:ligatures w14:val="none"/>
        </w:rPr>
        <w:t xml:space="preserve"> that would otherwise have remained unrecorded</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3701E" w:rsidRPr="002335F1">
        <w:rPr>
          <w:rFonts w:ascii="Times New Roman" w:eastAsia="Times New Roman" w:hAnsi="Times New Roman" w:cs="Times New Roman"/>
          <w:kern w:val="0"/>
          <w:lang w:eastAsia="es-ES_tradnl"/>
          <w14:ligatures w14:val="none"/>
        </w:rPr>
        <w:instrText xml:space="preserve"> ADDIN ZOTERO_ITEM CSL_CITATION {"citationID":"gK1nHOYd","properties":{"formattedCitation":"(Jordano, 2016; Quintero et al., 2022)","plainCitation":"(Jordano, 2016; Quintero et al., 2022)","noteIndex":0},"citationItems":[{"id":25,"uris":["http://zotero.org/users/11161907/items/SZEKVV8E"],"itemData":{"id":25,"type":"article-journal","abstract":"Sampling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(Jordano, 2016; Quintero et al., 2022)</w:t>
      </w:r>
      <w:r w:rsidR="00A3701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 xml:space="preserve">Although our study is constrained by the limited number of reintroduced individuals and the sampling period, the interaction accumulation curves </w:t>
      </w:r>
      <w:r w:rsidR="008124F4" w:rsidRPr="002335F1">
        <w:rPr>
          <w:rFonts w:ascii="Times New Roman" w:eastAsia="Times New Roman" w:hAnsi="Times New Roman" w:cs="Times New Roman"/>
          <w:kern w:val="0"/>
          <w:lang w:eastAsia="es-ES_tradnl"/>
          <w14:ligatures w14:val="none"/>
        </w:rPr>
        <w:t>showed</w:t>
      </w:r>
      <w:r w:rsidR="00E14549" w:rsidRPr="002335F1">
        <w:rPr>
          <w:rFonts w:ascii="Times New Roman" w:eastAsia="Times New Roman" w:hAnsi="Times New Roman" w:cs="Times New Roman"/>
          <w:kern w:val="0"/>
          <w:lang w:eastAsia="es-ES_tradnl"/>
          <w14:ligatures w14:val="none"/>
        </w:rPr>
        <w:t xml:space="preserve"> a stable trend approaching an asymptote</w:t>
      </w:r>
      <w:r w:rsidR="008124F4" w:rsidRPr="002335F1">
        <w:rPr>
          <w:rFonts w:ascii="Times New Roman" w:eastAsia="Times New Roman" w:hAnsi="Times New Roman" w:cs="Times New Roman"/>
          <w:kern w:val="0"/>
          <w:lang w:eastAsia="es-ES_tradnl"/>
          <w14:ligatures w14:val="none"/>
        </w:rPr>
        <w:t xml:space="preserve"> indicating a relative complete sampling of ecological interactions</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3701E" w:rsidRPr="002335F1">
        <w:rPr>
          <w:rFonts w:ascii="Times New Roman" w:eastAsia="Times New Roman" w:hAnsi="Times New Roman" w:cs="Times New Roman"/>
          <w:kern w:val="0"/>
          <w:lang w:eastAsia="es-ES_tradnl"/>
          <w14:ligatures w14:val="none"/>
        </w:rPr>
        <w:instrText xml:space="preserve"> ADDIN ZOTERO_ITEM CSL_CITATION {"citationID":"Z4U9bq7e","properties":{"formattedCitation":"(Jordano,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(Jordano, 2016)</w:t>
      </w:r>
      <w:r w:rsidR="00A3701E" w:rsidRPr="002335F1">
        <w:rPr>
          <w:rFonts w:ascii="Times New Roman" w:eastAsia="Times New Roman" w:hAnsi="Times New Roman" w:cs="Times New Roman"/>
          <w:kern w:val="0"/>
          <w:lang w:eastAsia="es-ES_tradnl"/>
          <w14:ligatures w14:val="none"/>
        </w:rPr>
        <w:fldChar w:fldCharType="end"/>
      </w:r>
      <w:r w:rsidR="00E14549" w:rsidRPr="002335F1">
        <w:rPr>
          <w:rFonts w:ascii="Times New Roman" w:eastAsia="Times New Roman" w:hAnsi="Times New Roman" w:cs="Times New Roman"/>
          <w:kern w:val="0"/>
          <w:lang w:eastAsia="es-ES_tradnl"/>
          <w14:ligatures w14:val="none"/>
        </w:rPr>
        <w:t xml:space="preserve">. </w:t>
      </w:r>
      <w:commentRangeStart w:id="211"/>
      <w:del w:id="212" w:author="Iago Ferreiro Arias" w:date="2024-11-26T12:59:00Z">
        <w:r w:rsidR="004803A1" w:rsidRPr="002335F1" w:rsidDel="00B17F59">
          <w:rPr>
            <w:rFonts w:ascii="Times New Roman" w:eastAsia="Times New Roman" w:hAnsi="Times New Roman" w:cs="Times New Roman"/>
            <w:kern w:val="0"/>
            <w:lang w:eastAsia="es-ES_tradnl"/>
            <w14:ligatures w14:val="none"/>
          </w:rPr>
          <w:delText>In other words, only ten tortoises brought about significant ecological changes towards natural restoration in a single year.</w:delText>
        </w:r>
      </w:del>
      <w:commentRangeEnd w:id="211"/>
      <w:r w:rsidR="00062F7A">
        <w:rPr>
          <w:rStyle w:val="CommentReference"/>
        </w:rPr>
        <w:commentReference w:id="211"/>
      </w:r>
    </w:p>
    <w:p w14:paraId="1B0085F0" w14:textId="77777777" w:rsidR="00A83826" w:rsidRDefault="005A77CC" w:rsidP="004803A1">
      <w:pPr>
        <w:spacing w:before="100" w:beforeAutospacing="1" w:after="100" w:afterAutospacing="1" w:line="480" w:lineRule="auto"/>
        <w:ind w:firstLine="360"/>
        <w:jc w:val="both"/>
        <w:rPr>
          <w:ins w:id="213" w:author="Iago Ferreiro" w:date="2024-12-06T15:22:00Z"/>
          <w:rFonts w:ascii="Times New Roman" w:eastAsia="Times New Roman" w:hAnsi="Times New Roman" w:cs="Times New Roman"/>
          <w:kern w:val="0"/>
          <w:lang w:eastAsia="es-ES_tradnl"/>
          <w14:ligatures w14:val="none"/>
        </w:rPr>
      </w:pPr>
      <w:r w:rsidRPr="00062F7A">
        <w:rPr>
          <w:rFonts w:ascii="Times New Roman" w:eastAsia="Times New Roman" w:hAnsi="Times New Roman" w:cs="Times New Roman"/>
          <w:kern w:val="0"/>
          <w:lang w:eastAsia="es-ES_tradnl"/>
          <w14:ligatures w14:val="none"/>
          <w:rPrChange w:id="214" w:author="Iago Ferreiro" w:date="2024-12-06T15:18:00Z">
            <w:rPr>
              <w:rFonts w:ascii="Times New Roman" w:eastAsia="Times New Roman" w:hAnsi="Times New Roman" w:cs="Times New Roman"/>
              <w:color w:val="FF0000"/>
              <w:kern w:val="0"/>
              <w:lang w:eastAsia="es-ES_tradnl"/>
              <w14:ligatures w14:val="none"/>
            </w:rPr>
          </w:rPrChange>
        </w:rPr>
        <w:t xml:space="preserve">Notably, </w:t>
      </w:r>
      <w:r w:rsidR="000C0803" w:rsidRPr="00062F7A">
        <w:rPr>
          <w:rFonts w:ascii="Times New Roman" w:eastAsia="Times New Roman" w:hAnsi="Times New Roman" w:cs="Times New Roman"/>
          <w:kern w:val="0"/>
          <w:lang w:eastAsia="es-ES_tradnl"/>
          <w14:ligatures w14:val="none"/>
          <w:rPrChange w:id="215" w:author="Iago Ferreiro" w:date="2024-12-06T15:18:00Z">
            <w:rPr>
              <w:rFonts w:ascii="Times New Roman" w:eastAsia="Times New Roman" w:hAnsi="Times New Roman" w:cs="Times New Roman"/>
              <w:color w:val="FF0000"/>
              <w:kern w:val="0"/>
              <w:lang w:eastAsia="es-ES_tradnl"/>
              <w14:ligatures w14:val="none"/>
            </w:rPr>
          </w:rPrChange>
        </w:rPr>
        <w:t>our</w:t>
      </w:r>
      <w:r w:rsidRPr="00062F7A">
        <w:rPr>
          <w:rFonts w:ascii="Times New Roman" w:eastAsia="Times New Roman" w:hAnsi="Times New Roman" w:cs="Times New Roman"/>
          <w:kern w:val="0"/>
          <w:lang w:eastAsia="es-ES_tradnl"/>
          <w14:ligatures w14:val="none"/>
          <w:rPrChange w:id="216" w:author="Iago Ferreiro" w:date="2024-12-06T15:18:00Z">
            <w:rPr>
              <w:rFonts w:ascii="Times New Roman" w:eastAsia="Times New Roman" w:hAnsi="Times New Roman" w:cs="Times New Roman"/>
              <w:color w:val="FF0000"/>
              <w:kern w:val="0"/>
              <w:lang w:eastAsia="es-ES_tradnl"/>
              <w14:ligatures w14:val="none"/>
            </w:rPr>
          </w:rPrChange>
        </w:rPr>
        <w:t xml:space="preserve"> </w:t>
      </w:r>
      <w:del w:id="217" w:author="Iago Ferreiro" w:date="2024-12-06T15:16:00Z">
        <w:r w:rsidRPr="00062F7A" w:rsidDel="00062F7A">
          <w:rPr>
            <w:rFonts w:ascii="Times New Roman" w:eastAsia="Times New Roman" w:hAnsi="Times New Roman" w:cs="Times New Roman"/>
            <w:kern w:val="0"/>
            <w:lang w:eastAsia="es-ES_tradnl"/>
            <w14:ligatures w14:val="none"/>
            <w:rPrChange w:id="218" w:author="Iago Ferreiro" w:date="2024-12-06T15:18:00Z">
              <w:rPr>
                <w:rFonts w:ascii="Times New Roman" w:eastAsia="Times New Roman" w:hAnsi="Times New Roman" w:cs="Times New Roman"/>
                <w:color w:val="FF0000"/>
                <w:kern w:val="0"/>
                <w:lang w:eastAsia="es-ES_tradnl"/>
                <w14:ligatures w14:val="none"/>
              </w:rPr>
            </w:rPrChange>
          </w:rPr>
          <w:delText xml:space="preserve">zoo-centric </w:delText>
        </w:r>
      </w:del>
      <w:r w:rsidRPr="00062F7A">
        <w:rPr>
          <w:rFonts w:ascii="Times New Roman" w:eastAsia="Times New Roman" w:hAnsi="Times New Roman" w:cs="Times New Roman"/>
          <w:kern w:val="0"/>
          <w:lang w:eastAsia="es-ES_tradnl"/>
          <w14:ligatures w14:val="none"/>
          <w:rPrChange w:id="219" w:author="Iago Ferreiro" w:date="2024-12-06T15:18:00Z">
            <w:rPr>
              <w:rFonts w:ascii="Times New Roman" w:eastAsia="Times New Roman" w:hAnsi="Times New Roman" w:cs="Times New Roman"/>
              <w:color w:val="FF0000"/>
              <w:kern w:val="0"/>
              <w:lang w:eastAsia="es-ES_tradnl"/>
              <w14:ligatures w14:val="none"/>
            </w:rPr>
          </w:rPrChange>
        </w:rPr>
        <w:t xml:space="preserve">data collection approach </w:t>
      </w:r>
      <w:ins w:id="220" w:author="Iago Ferreiro" w:date="2024-12-06T15:15:00Z">
        <w:r w:rsidR="00062F7A" w:rsidRPr="00062F7A">
          <w:rPr>
            <w:rFonts w:ascii="Times New Roman" w:eastAsia="Times New Roman" w:hAnsi="Times New Roman" w:cs="Times New Roman"/>
            <w:kern w:val="0"/>
            <w:lang w:eastAsia="es-ES_tradnl"/>
            <w14:ligatures w14:val="none"/>
            <w:rPrChange w:id="221" w:author="Iago Ferreiro" w:date="2024-12-06T15:18:00Z">
              <w:rPr>
                <w:rFonts w:ascii="Times New Roman" w:eastAsia="Times New Roman" w:hAnsi="Times New Roman" w:cs="Times New Roman"/>
                <w:color w:val="FF0000"/>
                <w:kern w:val="0"/>
                <w:lang w:eastAsia="es-ES_tradnl"/>
                <w14:ligatures w14:val="none"/>
              </w:rPr>
            </w:rPrChange>
          </w:rPr>
          <w:t xml:space="preserve">involving different sampling techniques </w:t>
        </w:r>
      </w:ins>
      <w:r w:rsidRPr="00062F7A">
        <w:rPr>
          <w:rFonts w:ascii="Times New Roman" w:eastAsia="Times New Roman" w:hAnsi="Times New Roman" w:cs="Times New Roman"/>
          <w:kern w:val="0"/>
          <w:lang w:eastAsia="es-ES_tradnl"/>
          <w14:ligatures w14:val="none"/>
          <w:rPrChange w:id="222" w:author="Iago Ferreiro" w:date="2024-12-06T15:18:00Z">
            <w:rPr>
              <w:rFonts w:ascii="Times New Roman" w:eastAsia="Times New Roman" w:hAnsi="Times New Roman" w:cs="Times New Roman"/>
              <w:color w:val="FF0000"/>
              <w:kern w:val="0"/>
              <w:lang w:eastAsia="es-ES_tradnl"/>
              <w14:ligatures w14:val="none"/>
            </w:rPr>
          </w:rPrChange>
        </w:rPr>
        <w:t>help</w:t>
      </w:r>
      <w:r w:rsidR="009E7216" w:rsidRPr="00062F7A">
        <w:rPr>
          <w:rFonts w:ascii="Times New Roman" w:eastAsia="Times New Roman" w:hAnsi="Times New Roman" w:cs="Times New Roman"/>
          <w:kern w:val="0"/>
          <w:lang w:eastAsia="es-ES_tradnl"/>
          <w14:ligatures w14:val="none"/>
          <w:rPrChange w:id="223" w:author="Iago Ferreiro" w:date="2024-12-06T15:18:00Z">
            <w:rPr>
              <w:rFonts w:ascii="Times New Roman" w:eastAsia="Times New Roman" w:hAnsi="Times New Roman" w:cs="Times New Roman"/>
              <w:color w:val="FF0000"/>
              <w:kern w:val="0"/>
              <w:lang w:eastAsia="es-ES_tradnl"/>
              <w14:ligatures w14:val="none"/>
            </w:rPr>
          </w:rPrChange>
        </w:rPr>
        <w:t>ed</w:t>
      </w:r>
      <w:r w:rsidRPr="00062F7A">
        <w:rPr>
          <w:rFonts w:ascii="Times New Roman" w:eastAsia="Times New Roman" w:hAnsi="Times New Roman" w:cs="Times New Roman"/>
          <w:kern w:val="0"/>
          <w:lang w:eastAsia="es-ES_tradnl"/>
          <w14:ligatures w14:val="none"/>
          <w:rPrChange w:id="224" w:author="Iago Ferreiro" w:date="2024-12-06T15:18:00Z">
            <w:rPr>
              <w:rFonts w:ascii="Times New Roman" w:eastAsia="Times New Roman" w:hAnsi="Times New Roman" w:cs="Times New Roman"/>
              <w:color w:val="FF0000"/>
              <w:kern w:val="0"/>
              <w:lang w:eastAsia="es-ES_tradnl"/>
              <w14:ligatures w14:val="none"/>
            </w:rPr>
          </w:rPrChange>
        </w:rPr>
        <w:t xml:space="preserve"> </w:t>
      </w:r>
      <w:r w:rsidR="00A3701E" w:rsidRPr="00062F7A">
        <w:rPr>
          <w:rFonts w:ascii="Times New Roman" w:eastAsia="Times New Roman" w:hAnsi="Times New Roman" w:cs="Times New Roman"/>
          <w:kern w:val="0"/>
          <w:lang w:eastAsia="es-ES_tradnl"/>
          <w14:ligatures w14:val="none"/>
          <w:rPrChange w:id="225" w:author="Iago Ferreiro" w:date="2024-12-06T15:18:00Z">
            <w:rPr>
              <w:rFonts w:ascii="Times New Roman" w:eastAsia="Times New Roman" w:hAnsi="Times New Roman" w:cs="Times New Roman"/>
              <w:color w:val="FF0000"/>
              <w:kern w:val="0"/>
              <w:lang w:eastAsia="es-ES_tradnl"/>
              <w14:ligatures w14:val="none"/>
            </w:rPr>
          </w:rPrChange>
        </w:rPr>
        <w:t xml:space="preserve">us </w:t>
      </w:r>
      <w:r w:rsidRPr="00062F7A">
        <w:rPr>
          <w:rFonts w:ascii="Times New Roman" w:eastAsia="Times New Roman" w:hAnsi="Times New Roman" w:cs="Times New Roman"/>
          <w:kern w:val="0"/>
          <w:lang w:eastAsia="es-ES_tradnl"/>
          <w14:ligatures w14:val="none"/>
          <w:rPrChange w:id="226" w:author="Iago Ferreiro" w:date="2024-12-06T15:18:00Z">
            <w:rPr>
              <w:rFonts w:ascii="Times New Roman" w:eastAsia="Times New Roman" w:hAnsi="Times New Roman" w:cs="Times New Roman"/>
              <w:color w:val="FF0000"/>
              <w:kern w:val="0"/>
              <w:lang w:eastAsia="es-ES_tradnl"/>
              <w14:ligatures w14:val="none"/>
            </w:rPr>
          </w:rPrChange>
        </w:rPr>
        <w:t xml:space="preserve">to mitigate some biases that may arise from </w:t>
      </w:r>
      <w:del w:id="227" w:author="Iago Ferreiro" w:date="2024-12-06T15:16:00Z">
        <w:r w:rsidRPr="00062F7A" w:rsidDel="00062F7A">
          <w:rPr>
            <w:rFonts w:ascii="Times New Roman" w:eastAsia="Times New Roman" w:hAnsi="Times New Roman" w:cs="Times New Roman"/>
            <w:kern w:val="0"/>
            <w:lang w:eastAsia="es-ES_tradnl"/>
            <w14:ligatures w14:val="none"/>
            <w:rPrChange w:id="228" w:author="Iago Ferreiro" w:date="2024-12-06T15:18:00Z">
              <w:rPr>
                <w:rFonts w:ascii="Times New Roman" w:eastAsia="Times New Roman" w:hAnsi="Times New Roman" w:cs="Times New Roman"/>
                <w:color w:val="FF0000"/>
                <w:kern w:val="0"/>
                <w:lang w:eastAsia="es-ES_tradnl"/>
                <w14:ligatures w14:val="none"/>
              </w:rPr>
            </w:rPrChange>
          </w:rPr>
          <w:delText>a combined zoo-centric and phytocentric</w:delText>
        </w:r>
      </w:del>
      <w:ins w:id="229" w:author="Iago Ferreiro" w:date="2024-12-06T15:16:00Z">
        <w:r w:rsidR="00062F7A" w:rsidRPr="00062F7A">
          <w:rPr>
            <w:rFonts w:ascii="Times New Roman" w:eastAsia="Times New Roman" w:hAnsi="Times New Roman" w:cs="Times New Roman"/>
            <w:kern w:val="0"/>
            <w:lang w:eastAsia="es-ES_tradnl"/>
            <w14:ligatures w14:val="none"/>
            <w:rPrChange w:id="230" w:author="Iago Ferreiro" w:date="2024-12-06T15:18:00Z">
              <w:rPr>
                <w:rFonts w:ascii="Times New Roman" w:eastAsia="Times New Roman" w:hAnsi="Times New Roman" w:cs="Times New Roman"/>
                <w:color w:val="FF0000"/>
                <w:kern w:val="0"/>
                <w:lang w:eastAsia="es-ES_tradnl"/>
                <w14:ligatures w14:val="none"/>
              </w:rPr>
            </w:rPrChange>
          </w:rPr>
          <w:t>single</w:t>
        </w:r>
      </w:ins>
      <w:r w:rsidRPr="00062F7A">
        <w:rPr>
          <w:rFonts w:ascii="Times New Roman" w:eastAsia="Times New Roman" w:hAnsi="Times New Roman" w:cs="Times New Roman"/>
          <w:kern w:val="0"/>
          <w:lang w:eastAsia="es-ES_tradnl"/>
          <w14:ligatures w14:val="none"/>
          <w:rPrChange w:id="231" w:author="Iago Ferreiro" w:date="2024-12-06T15:18:00Z">
            <w:rPr>
              <w:rFonts w:ascii="Times New Roman" w:eastAsia="Times New Roman" w:hAnsi="Times New Roman" w:cs="Times New Roman"/>
              <w:color w:val="FF0000"/>
              <w:kern w:val="0"/>
              <w:lang w:eastAsia="es-ES_tradnl"/>
              <w14:ligatures w14:val="none"/>
            </w:rPr>
          </w:rPrChange>
        </w:rPr>
        <w:t xml:space="preserve"> data gathering strategy</w:t>
      </w:r>
      <w:r w:rsidR="00E14549" w:rsidRPr="00062F7A">
        <w:rPr>
          <w:rFonts w:ascii="Times New Roman" w:eastAsia="Times New Roman" w:hAnsi="Times New Roman" w:cs="Times New Roman"/>
          <w:kern w:val="0"/>
          <w:lang w:eastAsia="es-ES_tradnl"/>
          <w14:ligatures w14:val="none"/>
          <w:rPrChange w:id="232" w:author="Iago Ferreiro" w:date="2024-12-06T15:18:00Z">
            <w:rPr>
              <w:rFonts w:ascii="Times New Roman" w:eastAsia="Times New Roman" w:hAnsi="Times New Roman" w:cs="Times New Roman"/>
              <w:color w:val="FF0000"/>
              <w:kern w:val="0"/>
              <w:lang w:eastAsia="es-ES_tradnl"/>
              <w14:ligatures w14:val="none"/>
            </w:rPr>
          </w:rPrChange>
        </w:rPr>
        <w:t xml:space="preserve"> of ecological interactions</w:t>
      </w:r>
      <w:r w:rsidR="008124F4" w:rsidRPr="00062F7A">
        <w:rPr>
          <w:rFonts w:ascii="Times New Roman" w:eastAsia="Times New Roman" w:hAnsi="Times New Roman" w:cs="Times New Roman"/>
          <w:kern w:val="0"/>
          <w:lang w:eastAsia="es-ES_tradnl"/>
          <w14:ligatures w14:val="none"/>
          <w:rPrChange w:id="233" w:author="Iago Ferreiro" w:date="2024-12-06T15:18:00Z">
            <w:rPr>
              <w:rFonts w:ascii="Times New Roman" w:eastAsia="Times New Roman" w:hAnsi="Times New Roman" w:cs="Times New Roman"/>
              <w:color w:val="FF0000"/>
              <w:kern w:val="0"/>
              <w:lang w:eastAsia="es-ES_tradnl"/>
              <w14:ligatures w14:val="none"/>
            </w:rPr>
          </w:rPrChange>
        </w:rPr>
        <w:t xml:space="preserve"> </w:t>
      </w:r>
      <w:r w:rsidR="008124F4" w:rsidRPr="00062F7A">
        <w:rPr>
          <w:rFonts w:ascii="Times New Roman" w:eastAsia="Times New Roman" w:hAnsi="Times New Roman" w:cs="Times New Roman"/>
          <w:kern w:val="0"/>
          <w:lang w:eastAsia="es-ES_tradnl"/>
          <w14:ligatures w14:val="none"/>
          <w:rPrChange w:id="234" w:author="Iago Ferreiro" w:date="2024-12-06T15:18:00Z">
            <w:rPr>
              <w:rFonts w:ascii="Times New Roman" w:eastAsia="Times New Roman" w:hAnsi="Times New Roman" w:cs="Times New Roman"/>
              <w:color w:val="FF0000"/>
              <w:kern w:val="0"/>
              <w:lang w:eastAsia="es-ES_tradnl"/>
              <w14:ligatures w14:val="none"/>
            </w:rPr>
          </w:rPrChange>
        </w:rPr>
        <w:fldChar w:fldCharType="begin"/>
      </w:r>
      <w:r w:rsidR="008124F4" w:rsidRPr="00062F7A">
        <w:rPr>
          <w:rFonts w:ascii="Times New Roman" w:eastAsia="Times New Roman" w:hAnsi="Times New Roman" w:cs="Times New Roman"/>
          <w:kern w:val="0"/>
          <w:lang w:eastAsia="es-ES_tradnl"/>
          <w14:ligatures w14:val="none"/>
          <w:rPrChange w:id="235" w:author="Iago Ferreiro" w:date="2024-12-06T15:18:00Z">
            <w:rPr>
              <w:rFonts w:ascii="Times New Roman" w:eastAsia="Times New Roman" w:hAnsi="Times New Roman" w:cs="Times New Roman"/>
              <w:color w:val="FF0000"/>
              <w:kern w:val="0"/>
              <w:lang w:eastAsia="es-ES_tradnl"/>
              <w14:ligatures w14:val="none"/>
            </w:rPr>
          </w:rPrChange>
        </w:rPr>
        <w:instrText xml:space="preserve"> ADDIN ZOTERO_ITEM CSL_CITATION {"citationID":"uhJSk8f7","properties":{"formattedCitation":"(Quintero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8124F4" w:rsidRPr="00062F7A">
        <w:rPr>
          <w:rFonts w:ascii="Times New Roman" w:eastAsia="Times New Roman" w:hAnsi="Times New Roman" w:cs="Times New Roman"/>
          <w:kern w:val="0"/>
          <w:lang w:eastAsia="es-ES_tradnl"/>
          <w14:ligatures w14:val="none"/>
          <w:rPrChange w:id="236" w:author="Iago Ferreiro" w:date="2024-12-06T15:18:00Z">
            <w:rPr>
              <w:rFonts w:ascii="Times New Roman" w:eastAsia="Times New Roman" w:hAnsi="Times New Roman" w:cs="Times New Roman"/>
              <w:color w:val="FF0000"/>
              <w:kern w:val="0"/>
              <w:lang w:eastAsia="es-ES_tradnl"/>
              <w14:ligatures w14:val="none"/>
            </w:rPr>
          </w:rPrChange>
        </w:rPr>
        <w:fldChar w:fldCharType="separate"/>
      </w:r>
      <w:r w:rsidR="008124F4" w:rsidRPr="00062F7A">
        <w:rPr>
          <w:rFonts w:ascii="Times New Roman" w:eastAsia="Times New Roman" w:hAnsi="Times New Roman" w:cs="Times New Roman"/>
          <w:noProof/>
          <w:kern w:val="0"/>
          <w:lang w:eastAsia="es-ES_tradnl"/>
          <w14:ligatures w14:val="none"/>
          <w:rPrChange w:id="237" w:author="Iago Ferreiro" w:date="2024-12-06T15:18:00Z">
            <w:rPr>
              <w:rFonts w:ascii="Times New Roman" w:eastAsia="Times New Roman" w:hAnsi="Times New Roman" w:cs="Times New Roman"/>
              <w:noProof/>
              <w:color w:val="FF0000"/>
              <w:kern w:val="0"/>
              <w:lang w:eastAsia="es-ES_tradnl"/>
              <w14:ligatures w14:val="none"/>
            </w:rPr>
          </w:rPrChange>
        </w:rPr>
        <w:t>(Quintero et al., 2022)</w:t>
      </w:r>
      <w:r w:rsidR="008124F4" w:rsidRPr="00062F7A">
        <w:rPr>
          <w:rFonts w:ascii="Times New Roman" w:eastAsia="Times New Roman" w:hAnsi="Times New Roman" w:cs="Times New Roman"/>
          <w:kern w:val="0"/>
          <w:lang w:eastAsia="es-ES_tradnl"/>
          <w14:ligatures w14:val="none"/>
          <w:rPrChange w:id="238" w:author="Iago Ferreiro" w:date="2024-12-06T15:18:00Z">
            <w:rPr>
              <w:rFonts w:ascii="Times New Roman" w:eastAsia="Times New Roman" w:hAnsi="Times New Roman" w:cs="Times New Roman"/>
              <w:color w:val="FF0000"/>
              <w:kern w:val="0"/>
              <w:lang w:eastAsia="es-ES_tradnl"/>
              <w14:ligatures w14:val="none"/>
            </w:rPr>
          </w:rPrChange>
        </w:rPr>
        <w:fldChar w:fldCharType="end"/>
      </w:r>
      <w:r w:rsidR="008124F4" w:rsidRPr="00062F7A">
        <w:rPr>
          <w:rFonts w:ascii="Times New Roman" w:eastAsia="Times New Roman" w:hAnsi="Times New Roman" w:cs="Times New Roman"/>
          <w:kern w:val="0"/>
          <w:lang w:eastAsia="es-ES_tradnl"/>
          <w14:ligatures w14:val="none"/>
          <w:rPrChange w:id="239" w:author="Iago Ferreiro" w:date="2024-12-06T15:18:00Z">
            <w:rPr>
              <w:rFonts w:ascii="Times New Roman" w:eastAsia="Times New Roman" w:hAnsi="Times New Roman" w:cs="Times New Roman"/>
              <w:color w:val="FF0000"/>
              <w:kern w:val="0"/>
              <w:lang w:eastAsia="es-ES_tradnl"/>
              <w14:ligatures w14:val="none"/>
            </w:rPr>
          </w:rPrChange>
        </w:rPr>
        <w:t>.</w:t>
      </w:r>
      <w:r w:rsidR="001B29AC" w:rsidRPr="00062F7A">
        <w:rPr>
          <w:rFonts w:ascii="Times New Roman" w:eastAsia="Times New Roman" w:hAnsi="Times New Roman" w:cs="Times New Roman"/>
          <w:kern w:val="0"/>
          <w:lang w:eastAsia="es-ES_tradnl"/>
          <w14:ligatures w14:val="none"/>
          <w:rPrChange w:id="240" w:author="Iago Ferreiro" w:date="2024-12-06T15:18:00Z">
            <w:rPr>
              <w:rFonts w:ascii="Times New Roman" w:eastAsia="Times New Roman" w:hAnsi="Times New Roman" w:cs="Times New Roman"/>
              <w:color w:val="FF0000"/>
              <w:kern w:val="0"/>
              <w:lang w:eastAsia="es-ES_tradnl"/>
              <w14:ligatures w14:val="none"/>
            </w:rPr>
          </w:rPrChange>
        </w:rPr>
        <w:t xml:space="preserve"> </w:t>
      </w:r>
      <w:r w:rsidRPr="002335F1">
        <w:rPr>
          <w:rFonts w:ascii="Times New Roman" w:eastAsia="Times New Roman" w:hAnsi="Times New Roman" w:cs="Times New Roman"/>
          <w:kern w:val="0"/>
          <w:lang w:eastAsia="es-ES_tradnl"/>
          <w14:ligatures w14:val="none"/>
        </w:rPr>
        <w:t>Nonetheless, we must acknowledge several methodological considerations, particularly regarding</w:t>
      </w:r>
      <w:r w:rsidR="009E7216" w:rsidRPr="002335F1">
        <w:rPr>
          <w:rFonts w:ascii="Times New Roman" w:eastAsia="Times New Roman" w:hAnsi="Times New Roman" w:cs="Times New Roman"/>
          <w:kern w:val="0"/>
          <w:lang w:eastAsia="es-ES_tradnl"/>
          <w14:ligatures w14:val="none"/>
        </w:rPr>
        <w:t xml:space="preserve"> DNA</w:t>
      </w:r>
      <w:r w:rsidRPr="002335F1">
        <w:rPr>
          <w:rFonts w:ascii="Times New Roman" w:eastAsia="Times New Roman" w:hAnsi="Times New Roman" w:cs="Times New Roman"/>
          <w:kern w:val="0"/>
          <w:lang w:eastAsia="es-ES_tradnl"/>
          <w14:ligatures w14:val="none"/>
        </w:rPr>
        <w:t xml:space="preserve"> metabarcoding.</w:t>
      </w:r>
      <w:r w:rsidR="009E7216"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For antagonistic interactions, we </w:t>
      </w:r>
      <w:r w:rsidR="009E7216" w:rsidRPr="002335F1">
        <w:rPr>
          <w:rFonts w:ascii="Times New Roman" w:eastAsia="Times New Roman" w:hAnsi="Times New Roman" w:cs="Times New Roman"/>
          <w:kern w:val="0"/>
          <w:lang w:eastAsia="es-ES_tradnl"/>
          <w14:ligatures w14:val="none"/>
        </w:rPr>
        <w:t>used</w:t>
      </w:r>
      <w:r w:rsidRPr="002335F1">
        <w:rPr>
          <w:rFonts w:ascii="Times New Roman" w:eastAsia="Times New Roman" w:hAnsi="Times New Roman" w:cs="Times New Roman"/>
          <w:kern w:val="0"/>
          <w:lang w:eastAsia="es-ES_tradnl"/>
          <w14:ligatures w14:val="none"/>
        </w:rPr>
        <w:t xml:space="preserve"> DNA metabarcoding of faecal material </w:t>
      </w:r>
      <w:r w:rsidR="008124F4" w:rsidRPr="002335F1">
        <w:rPr>
          <w:rFonts w:ascii="Times New Roman" w:eastAsia="Times New Roman" w:hAnsi="Times New Roman" w:cs="Times New Roman"/>
          <w:kern w:val="0"/>
          <w:lang w:eastAsia="es-ES_tradnl"/>
          <w14:ligatures w14:val="none"/>
        </w:rPr>
        <w:t>as a proxy of consumption</w:t>
      </w:r>
      <w:r w:rsidRPr="002335F1">
        <w:rPr>
          <w:rFonts w:ascii="Times New Roman" w:eastAsia="Times New Roman" w:hAnsi="Times New Roman" w:cs="Times New Roman"/>
          <w:kern w:val="0"/>
          <w:lang w:eastAsia="es-ES_tradnl"/>
          <w14:ligatures w14:val="none"/>
        </w:rPr>
        <w:t>. The use of metabarcoding for quantifying interactions has sparked debate, as using sequence counts</w:t>
      </w:r>
      <w:r w:rsidR="004803A1" w:rsidRPr="002335F1">
        <w:rPr>
          <w:rFonts w:ascii="Times New Roman" w:eastAsia="Times New Roman" w:hAnsi="Times New Roman" w:cs="Times New Roman"/>
          <w:kern w:val="0"/>
          <w:lang w:eastAsia="es-ES_tradnl"/>
          <w14:ligatures w14:val="none"/>
        </w:rPr>
        <w:t xml:space="preserve"> (</w:t>
      </w:r>
      <w:ins w:id="241" w:author="Iago Ferreiro" w:date="2024-12-06T15:21:00Z">
        <w:r w:rsidR="00A83826">
          <w:rPr>
            <w:rFonts w:ascii="Times New Roman" w:eastAsia="Times New Roman" w:hAnsi="Times New Roman" w:cs="Times New Roman"/>
            <w:kern w:val="0"/>
            <w:lang w:eastAsia="es-ES_tradnl"/>
            <w14:ligatures w14:val="none"/>
          </w:rPr>
          <w:t xml:space="preserve">i.e., </w:t>
        </w:r>
      </w:ins>
      <w:r w:rsidR="004803A1" w:rsidRPr="002335F1">
        <w:rPr>
          <w:rFonts w:ascii="Times New Roman" w:eastAsia="Times New Roman" w:hAnsi="Times New Roman" w:cs="Times New Roman"/>
          <w:kern w:val="0"/>
          <w:lang w:eastAsia="es-ES_tradnl"/>
          <w14:ligatures w14:val="none"/>
        </w:rPr>
        <w:t>reads)</w:t>
      </w:r>
      <w:r w:rsidRPr="002335F1">
        <w:rPr>
          <w:rFonts w:ascii="Times New Roman" w:eastAsia="Times New Roman" w:hAnsi="Times New Roman" w:cs="Times New Roman"/>
          <w:kern w:val="0"/>
          <w:lang w:eastAsia="es-ES_tradnl"/>
          <w14:ligatures w14:val="none"/>
        </w:rPr>
        <w:t xml:space="preserve"> as proxies for </w:t>
      </w:r>
      <w:r w:rsidR="00E14549" w:rsidRPr="002335F1">
        <w:rPr>
          <w:rFonts w:ascii="Times New Roman" w:eastAsia="Times New Roman" w:hAnsi="Times New Roman" w:cs="Times New Roman"/>
          <w:kern w:val="0"/>
          <w:lang w:eastAsia="es-ES_tradnl"/>
          <w14:ligatures w14:val="none"/>
        </w:rPr>
        <w:t>consumption rates</w:t>
      </w:r>
      <w:r w:rsidRPr="002335F1">
        <w:rPr>
          <w:rFonts w:ascii="Times New Roman" w:eastAsia="Times New Roman" w:hAnsi="Times New Roman" w:cs="Times New Roman"/>
          <w:kern w:val="0"/>
          <w:lang w:eastAsia="es-ES_tradnl"/>
          <w14:ligatures w14:val="none"/>
        </w:rPr>
        <w:t xml:space="preserve"> is contentious</w:t>
      </w:r>
      <w:r w:rsidR="008124F4" w:rsidRPr="002335F1">
        <w:rPr>
          <w:rFonts w:ascii="Times New Roman" w:eastAsia="Times New Roman" w:hAnsi="Times New Roman" w:cs="Times New Roman"/>
          <w:kern w:val="0"/>
          <w:lang w:eastAsia="es-ES_tradnl"/>
          <w14:ligatures w14:val="none"/>
        </w:rPr>
        <w:t xml:space="preserve"> </w:t>
      </w:r>
      <w:r w:rsidR="008124F4" w:rsidRPr="002335F1">
        <w:rPr>
          <w:rFonts w:ascii="Times New Roman" w:eastAsia="Times New Roman" w:hAnsi="Times New Roman" w:cs="Times New Roman"/>
          <w:kern w:val="0"/>
          <w:lang w:eastAsia="es-ES_tradnl"/>
          <w14:ligatures w14:val="none"/>
        </w:rPr>
        <w:fldChar w:fldCharType="begin"/>
      </w:r>
      <w:r w:rsidR="008124F4" w:rsidRPr="002335F1">
        <w:rPr>
          <w:rFonts w:ascii="Times New Roman" w:eastAsia="Times New Roman" w:hAnsi="Times New Roman" w:cs="Times New Roman"/>
          <w:kern w:val="0"/>
          <w:lang w:eastAsia="es-ES_tradnl"/>
          <w14:ligatures w14:val="none"/>
        </w:rPr>
        <w:instrText xml:space="preserve"> ADDIN ZOTERO_ITEM CSL_CITATION {"citationID":"u12IxmdP","properties":{"formattedCitation":"(Cuff et al., 2022; Deagle et al., 2018)","plainCitation":"(Cuff et al., 2022; Deagle et al., 2018)","noteIndex":0},"citationItems":[{"id":4467,"uris":["http://zotero.org/users/11161907/items/9A8WMVN6"],"itemData":{"id":4467,"type":"article-journal","abstract":"The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8124F4" w:rsidRPr="002335F1">
        <w:rPr>
          <w:rFonts w:ascii="Times New Roman" w:eastAsia="Times New Roman" w:hAnsi="Times New Roman" w:cs="Times New Roman"/>
          <w:kern w:val="0"/>
          <w:lang w:eastAsia="es-ES_tradnl"/>
          <w14:ligatures w14:val="none"/>
        </w:rPr>
        <w:fldChar w:fldCharType="separate"/>
      </w:r>
      <w:r w:rsidR="008124F4" w:rsidRPr="002335F1">
        <w:rPr>
          <w:rFonts w:ascii="Times New Roman" w:eastAsia="Times New Roman" w:hAnsi="Times New Roman" w:cs="Times New Roman"/>
          <w:noProof/>
          <w:kern w:val="0"/>
          <w:lang w:eastAsia="es-ES_tradnl"/>
          <w14:ligatures w14:val="none"/>
        </w:rPr>
        <w:t>(Cuff et al., 2022; Deagle et al., 2018)</w:t>
      </w:r>
      <w:r w:rsidR="008124F4"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For example</w:t>
      </w:r>
      <w:r w:rsidRPr="002335F1">
        <w:rPr>
          <w:rFonts w:ascii="Times New Roman" w:eastAsia="Times New Roman" w:hAnsi="Times New Roman" w:cs="Times New Roman"/>
          <w:kern w:val="0"/>
          <w:lang w:eastAsia="es-ES_tradnl"/>
          <w14:ligatures w14:val="none"/>
        </w:rPr>
        <w:t>, accurately obtaining a biomass signature from sequence counts is fraught with technical and biological biases that influence barcode marker recovery rates across different taxa. Deagle et al. (201</w:t>
      </w:r>
      <w:r w:rsidR="00472E43" w:rsidRPr="002335F1">
        <w:rPr>
          <w:rFonts w:ascii="Times New Roman" w:eastAsia="Times New Roman" w:hAnsi="Times New Roman" w:cs="Times New Roman"/>
          <w:kern w:val="0"/>
          <w:lang w:eastAsia="es-ES_tradnl"/>
          <w14:ligatures w14:val="none"/>
        </w:rPr>
        <w:t>8</w:t>
      </w:r>
      <w:r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suggest</w:t>
      </w:r>
      <w:r w:rsidR="008124F4" w:rsidRPr="002335F1">
        <w:rPr>
          <w:rFonts w:ascii="Times New Roman" w:eastAsia="Times New Roman" w:hAnsi="Times New Roman" w:cs="Times New Roman"/>
          <w:kern w:val="0"/>
          <w:lang w:eastAsia="es-ES_tradnl"/>
          <w14:ligatures w14:val="none"/>
        </w:rPr>
        <w:t>ed</w:t>
      </w:r>
      <w:r w:rsidRPr="002335F1">
        <w:rPr>
          <w:rFonts w:ascii="Times New Roman" w:eastAsia="Times New Roman" w:hAnsi="Times New Roman" w:cs="Times New Roman"/>
          <w:kern w:val="0"/>
          <w:lang w:eastAsia="es-ES_tradnl"/>
          <w14:ligatures w14:val="none"/>
        </w:rPr>
        <w:t xml:space="preserve"> that relative read abundance (RRA) could offer a weighting of food present in a sample based on biomass, but the differential recovery of markers</w:t>
      </w:r>
      <w:r w:rsidR="00E14549"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—especially from dominant food taxa—</w:t>
      </w:r>
      <w:r w:rsidR="00E14549"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may</w:t>
      </w:r>
      <w:r w:rsidRPr="002335F1">
        <w:rPr>
          <w:rFonts w:ascii="Times New Roman" w:eastAsia="Times New Roman" w:hAnsi="Times New Roman" w:cs="Times New Roman"/>
          <w:kern w:val="0"/>
          <w:lang w:eastAsia="es-ES_tradnl"/>
          <w14:ligatures w14:val="none"/>
        </w:rPr>
        <w:t xml:space="preserve"> impact data interpretations. </w:t>
      </w:r>
      <w:r w:rsidR="00E14549" w:rsidRPr="002335F1">
        <w:rPr>
          <w:rFonts w:ascii="Times New Roman" w:eastAsia="Times New Roman" w:hAnsi="Times New Roman" w:cs="Times New Roman"/>
          <w:kern w:val="0"/>
          <w:lang w:eastAsia="es-ES_tradnl"/>
          <w14:ligatures w14:val="none"/>
        </w:rPr>
        <w:t>However, s</w:t>
      </w:r>
      <w:r w:rsidR="009C3E0F" w:rsidRPr="002335F1">
        <w:rPr>
          <w:rFonts w:ascii="Times New Roman" w:eastAsia="Times New Roman" w:hAnsi="Times New Roman" w:cs="Times New Roman"/>
          <w:kern w:val="0"/>
          <w:lang w:eastAsia="es-ES_tradnl"/>
          <w14:ligatures w14:val="none"/>
        </w:rPr>
        <w:t xml:space="preserve">tudies employing RRA based on metabarcoding in herbivores have shown a strong correlation between grass RRA and isotopic estimates of grass </w:t>
      </w:r>
      <w:r w:rsidR="009C3E0F" w:rsidRPr="002335F1">
        <w:rPr>
          <w:rFonts w:ascii="Times New Roman" w:eastAsia="Times New Roman" w:hAnsi="Times New Roman" w:cs="Times New Roman"/>
          <w:kern w:val="0"/>
          <w:lang w:eastAsia="es-ES_tradnl"/>
          <w14:ligatures w14:val="none"/>
        </w:rPr>
        <w:lastRenderedPageBreak/>
        <w:t>consumption, indicating that RRA conveys reliable quantitative information about herbivory dietary intake</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3701E" w:rsidRPr="002335F1">
        <w:rPr>
          <w:rFonts w:ascii="Times New Roman" w:eastAsia="Times New Roman" w:hAnsi="Times New Roman" w:cs="Times New Roman"/>
          <w:kern w:val="0"/>
          <w:lang w:eastAsia="es-ES_tradnl"/>
          <w14:ligatures w14:val="none"/>
        </w:rPr>
        <w:instrText xml:space="preserve"> ADDIN ZOTERO_ITEM CSL_CITATION {"citationID":"y1oBrSpQ","properties":{"formattedCitation":"(Kartzinel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(Kartzinel et al., 2015)</w:t>
      </w:r>
      <w:r w:rsidR="00A3701E" w:rsidRPr="002335F1">
        <w:rPr>
          <w:rFonts w:ascii="Times New Roman" w:eastAsia="Times New Roman" w:hAnsi="Times New Roman" w:cs="Times New Roman"/>
          <w:kern w:val="0"/>
          <w:lang w:eastAsia="es-ES_tradnl"/>
          <w14:ligatures w14:val="none"/>
        </w:rPr>
        <w:fldChar w:fldCharType="end"/>
      </w:r>
      <w:r w:rsidR="00A3701E" w:rsidRPr="002335F1">
        <w:rPr>
          <w:rFonts w:ascii="Times New Roman" w:eastAsia="Times New Roman" w:hAnsi="Times New Roman" w:cs="Times New Roman"/>
          <w:kern w:val="0"/>
          <w:lang w:eastAsia="es-ES_tradnl"/>
          <w14:ligatures w14:val="none"/>
        </w:rPr>
        <w:t xml:space="preserve">. </w:t>
      </w:r>
    </w:p>
    <w:p w14:paraId="67E3B0AE" w14:textId="763CF143" w:rsidR="004803A1" w:rsidRPr="002335F1" w:rsidDel="00A83826" w:rsidRDefault="005A77CC" w:rsidP="004803A1">
      <w:pPr>
        <w:spacing w:before="100" w:beforeAutospacing="1" w:after="100" w:afterAutospacing="1" w:line="480" w:lineRule="auto"/>
        <w:ind w:firstLine="360"/>
        <w:jc w:val="both"/>
        <w:rPr>
          <w:del w:id="242" w:author="Iago Ferreiro" w:date="2024-12-06T15:22:00Z"/>
          <w:rFonts w:ascii="Times New Roman" w:eastAsia="Times New Roman" w:hAnsi="Times New Roman" w:cs="Times New Roman"/>
          <w:kern w:val="0"/>
          <w:lang w:eastAsia="es-ES_tradnl"/>
          <w14:ligatures w14:val="none"/>
        </w:rPr>
      </w:pPr>
      <w:commentRangeStart w:id="243"/>
      <w:r w:rsidRPr="002335F1">
        <w:rPr>
          <w:rFonts w:ascii="Times New Roman" w:eastAsia="Times New Roman" w:hAnsi="Times New Roman" w:cs="Times New Roman"/>
          <w:kern w:val="0"/>
          <w:lang w:eastAsia="es-ES_tradnl"/>
          <w14:ligatures w14:val="none"/>
        </w:rPr>
        <w:t>Additionally, the completeness of reference databases is a significant challenge in metabarcoding and, more broadly, in DNA-based studies that aim for taxonomic resolution</w:t>
      </w:r>
      <w:r w:rsidR="00472E43" w:rsidRPr="002335F1">
        <w:rPr>
          <w:rFonts w:ascii="Times New Roman" w:eastAsia="Times New Roman" w:hAnsi="Times New Roman" w:cs="Times New Roman"/>
          <w:kern w:val="0"/>
          <w:lang w:eastAsia="es-ES_tradnl"/>
          <w14:ligatures w14:val="none"/>
        </w:rPr>
        <w:t xml:space="preserve"> </w:t>
      </w:r>
      <w:r w:rsidR="00472E43" w:rsidRPr="002335F1">
        <w:rPr>
          <w:rFonts w:ascii="Times New Roman" w:eastAsia="Times New Roman" w:hAnsi="Times New Roman" w:cs="Times New Roman"/>
          <w:kern w:val="0"/>
          <w:lang w:eastAsia="es-ES_tradnl"/>
          <w14:ligatures w14:val="none"/>
        </w:rPr>
        <w:fldChar w:fldCharType="begin"/>
      </w:r>
      <w:r w:rsidR="00472E43" w:rsidRPr="002335F1">
        <w:rPr>
          <w:rFonts w:ascii="Times New Roman" w:eastAsia="Times New Roman" w:hAnsi="Times New Roman" w:cs="Times New Roman"/>
          <w:kern w:val="0"/>
          <w:lang w:eastAsia="es-ES_tradnl"/>
          <w14:ligatures w14:val="none"/>
        </w:rPr>
        <w:instrText xml:space="preserve"> ADDIN ZOTERO_ITEM CSL_CITATION {"citationID":"8xglOuSu","properties":{"formattedCitation":"(Cuff et al., 2022)","plainCitation":"(Cuff et al., 2022)","noteIndex":0},"citationItems":[{"id":4467,"uris":["http://zotero.org/users/11161907/items/9A8WMVN6"],"itemData":{"id":4467,"type":"article-journal","abstract":"The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M."}],"issued":{"date-parts":[["2022"]]}}}],"schema":"https://github.com/citation-style-language/schema/raw/master/csl-citation.json"} </w:instrText>
      </w:r>
      <w:r w:rsidR="00472E43" w:rsidRPr="002335F1">
        <w:rPr>
          <w:rFonts w:ascii="Times New Roman" w:eastAsia="Times New Roman" w:hAnsi="Times New Roman" w:cs="Times New Roman"/>
          <w:kern w:val="0"/>
          <w:lang w:eastAsia="es-ES_tradnl"/>
          <w14:ligatures w14:val="none"/>
        </w:rPr>
        <w:fldChar w:fldCharType="separate"/>
      </w:r>
      <w:r w:rsidR="00472E43" w:rsidRPr="002335F1">
        <w:rPr>
          <w:rFonts w:ascii="Times New Roman" w:eastAsia="Times New Roman" w:hAnsi="Times New Roman" w:cs="Times New Roman"/>
          <w:noProof/>
          <w:kern w:val="0"/>
          <w:lang w:eastAsia="es-ES_tradnl"/>
          <w14:ligatures w14:val="none"/>
        </w:rPr>
        <w:t>(Cuff et al., 2022)</w:t>
      </w:r>
      <w:r w:rsidR="00472E43"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p>
    <w:p w14:paraId="551593C5" w14:textId="083B0018" w:rsidR="005A77CC" w:rsidRPr="002335F1" w:rsidRDefault="005A77CC" w:rsidP="00A83826">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Taxonomic resolution can profoundly influence network structure, with even minor changes leading to alterations in network metrics and reducing inter-network comparability. The assembly of comprehensive reference databases, particularly in regions with poorly characterised or hyper-diverse flora and fauna, is often a laborious and costly endeavour</w:t>
      </w:r>
      <w:r w:rsidR="00F857F5" w:rsidRPr="002335F1">
        <w:rPr>
          <w:rFonts w:ascii="Times New Roman" w:eastAsia="Times New Roman" w:hAnsi="Times New Roman" w:cs="Times New Roman"/>
          <w:kern w:val="0"/>
          <w:lang w:eastAsia="es-ES_tradnl"/>
          <w14:ligatures w14:val="none"/>
        </w:rPr>
        <w:t xml:space="preserve"> </w:t>
      </w:r>
      <w:r w:rsidR="00F857F5" w:rsidRPr="002335F1">
        <w:rPr>
          <w:rFonts w:ascii="Times New Roman" w:eastAsia="Times New Roman" w:hAnsi="Times New Roman" w:cs="Times New Roman"/>
          <w:kern w:val="0"/>
          <w:lang w:eastAsia="es-ES_tradnl"/>
          <w14:ligatures w14:val="none"/>
        </w:rPr>
        <w:fldChar w:fldCharType="begin"/>
      </w:r>
      <w:r w:rsidR="00F857F5" w:rsidRPr="002335F1">
        <w:rPr>
          <w:rFonts w:ascii="Times New Roman" w:eastAsia="Times New Roman" w:hAnsi="Times New Roman" w:cs="Times New Roman"/>
          <w:kern w:val="0"/>
          <w:lang w:eastAsia="es-ES_tradnl"/>
          <w14:ligatures w14:val="none"/>
        </w:rPr>
        <w:instrText xml:space="preserve"> ADDIN ZOTERO_ITEM CSL_CITATION {"citationID":"v74QKCSB","properties":{"formattedCitation":"(Gonzalez et al., 2009)","plainCitation":"(Gonzalez et al., 2009)","noteIndex":0},"citationItems":[{"id":4622,"uris":["http://zotero.org/users/11161907/items/H2PCGIG9"],"itemData":{"id":4622,"type":"article-journal","abstract":"Background Large-scale plant diversity inventories are critical to develop informed conservation strategies. However, the workload required for classic taxonomic surveys remains high and is particularly problematic for megadiverse tropical forests. Methodology/Principal Findings Based on a comprehensive census of all trees in two hectares of a tropical forest in French Guiana, we examined whether plant DNA barcoding could contribute to increasing the quality and the pace of tropical plant biodiversity surveys. Of the eight plant DNA markers we tested (rbcLa, rpoC1, rpoB, matK, ycf5, trnL, psbA-trnH, ITS), matK and ITS had a low rate of sequencing success. More critically, none of the plastid markers achieved a rate of correct plant identification greater than 70%, either alone or combined. The performance of all barcoding markers was noticeably low in few species-rich clades, such as the Laureae, and the Sapotaceae. A field test of the approach enabled us to detect 130 molecular operational taxonomic units in a sample of 252 juvenile trees. Including molecular markers increased the identification rate of juveniles from 72% (morphology alone) to 96% (morphology and molecular) of the individuals assigned to a known tree taxon. Conclusion/Significance We conclude that while DNA barcoding is an invaluable tool for detecting errors in identifications and for identifying plants at juvenile stages, its limited ability to identify collections will constrain the practical implementation of DNA-based tropical plant biodiversity programs.","container-title":"PLOS ONE","DOI":"10.1371/journal.pone.0007483","ISSN":"1932-6203","issue":"10","journalAbbreviation":"PLOS ONE","language":"en","note":"publisher: Public Library of Science","page":"e7483","source":"PLoS Journals","title":"Identification of Amazonian Trees with DNA Barcodes","volume":"4","author":[{"family":"Gonzalez","given":"Mailyn Adriana"},{"family":"Baraloto","given":"Christopher"},{"family":"Engel","given":"Julien"},{"family":"Mori","given":"Scott A."},{"family":"Pétronelli","given":"Pascal"},{"family":"Riéra","given":"Bernard"},{"family":"Roger","given":"Aurélien"},{"family":"Thébaud","given":"Christophe"},{"family":"Chave","given":"Jérôme"}],"issued":{"date-parts":[["2009",10,16]]}}}],"schema":"https://github.com/citation-style-language/schema/raw/master/csl-citation.json"} </w:instrText>
      </w:r>
      <w:r w:rsidR="00F857F5" w:rsidRPr="002335F1">
        <w:rPr>
          <w:rFonts w:ascii="Times New Roman" w:eastAsia="Times New Roman" w:hAnsi="Times New Roman" w:cs="Times New Roman"/>
          <w:kern w:val="0"/>
          <w:lang w:eastAsia="es-ES_tradnl"/>
          <w14:ligatures w14:val="none"/>
        </w:rPr>
        <w:fldChar w:fldCharType="separate"/>
      </w:r>
      <w:r w:rsidR="00F857F5" w:rsidRPr="002335F1">
        <w:rPr>
          <w:rFonts w:ascii="Times New Roman" w:eastAsia="Times New Roman" w:hAnsi="Times New Roman" w:cs="Times New Roman"/>
          <w:noProof/>
          <w:kern w:val="0"/>
          <w:lang w:eastAsia="es-ES_tradnl"/>
          <w14:ligatures w14:val="none"/>
        </w:rPr>
        <w:t>(Gonzalez et al., 2009)</w:t>
      </w:r>
      <w:r w:rsidR="00F857F5" w:rsidRPr="002335F1">
        <w:rPr>
          <w:rFonts w:ascii="Times New Roman" w:eastAsia="Times New Roman" w:hAnsi="Times New Roman" w:cs="Times New Roman"/>
          <w:kern w:val="0"/>
          <w:lang w:eastAsia="es-ES_tradnl"/>
          <w14:ligatures w14:val="none"/>
        </w:rPr>
        <w:fldChar w:fldCharType="end"/>
      </w:r>
      <w:r w:rsidR="00F857F5"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which can result in inadequate characterisation of the taxa consumed by local species. </w:t>
      </w:r>
      <w:r w:rsidR="009E7216" w:rsidRPr="002335F1">
        <w:rPr>
          <w:rFonts w:ascii="Times New Roman" w:eastAsia="Times New Roman" w:hAnsi="Times New Roman" w:cs="Times New Roman"/>
          <w:kern w:val="0"/>
          <w:lang w:eastAsia="es-ES_tradnl"/>
          <w14:ligatures w14:val="none"/>
        </w:rPr>
        <w:t xml:space="preserve">However, </w:t>
      </w:r>
      <w:r w:rsidR="00A3701E" w:rsidRPr="002335F1">
        <w:rPr>
          <w:rFonts w:ascii="Times New Roman" w:eastAsia="Times New Roman" w:hAnsi="Times New Roman" w:cs="Times New Roman"/>
          <w:kern w:val="0"/>
          <w:lang w:eastAsia="es-ES_tradnl"/>
          <w14:ligatures w14:val="none"/>
        </w:rPr>
        <w:t>the</w:t>
      </w:r>
      <w:r w:rsidRPr="002335F1">
        <w:rPr>
          <w:rFonts w:ascii="Times New Roman" w:eastAsia="Times New Roman" w:hAnsi="Times New Roman" w:cs="Times New Roman"/>
          <w:kern w:val="0"/>
          <w:lang w:eastAsia="es-ES_tradnl"/>
          <w14:ligatures w14:val="none"/>
        </w:rPr>
        <w:t xml:space="preserve"> established </w:t>
      </w:r>
      <w:r w:rsidR="00552D94" w:rsidRPr="002335F1">
        <w:rPr>
          <w:rFonts w:ascii="Times New Roman" w:eastAsia="Times New Roman" w:hAnsi="Times New Roman" w:cs="Times New Roman"/>
          <w:kern w:val="0"/>
          <w:lang w:eastAsia="es-ES_tradnl"/>
          <w14:ligatures w14:val="none"/>
        </w:rPr>
        <w:t xml:space="preserve">of </w:t>
      </w:r>
      <w:r w:rsidRPr="002335F1">
        <w:rPr>
          <w:rFonts w:ascii="Times New Roman" w:eastAsia="Times New Roman" w:hAnsi="Times New Roman" w:cs="Times New Roman"/>
          <w:kern w:val="0"/>
          <w:lang w:eastAsia="es-ES_tradnl"/>
          <w14:ligatures w14:val="none"/>
        </w:rPr>
        <w:t xml:space="preserve">a plant reference collection </w:t>
      </w:r>
      <w:r w:rsidR="00552D94" w:rsidRPr="002335F1">
        <w:rPr>
          <w:rFonts w:ascii="Times New Roman" w:eastAsia="Times New Roman" w:hAnsi="Times New Roman" w:cs="Times New Roman"/>
          <w:kern w:val="0"/>
          <w:lang w:eastAsia="es-ES_tradnl"/>
          <w14:ligatures w14:val="none"/>
        </w:rPr>
        <w:t>from individual tortoise</w:t>
      </w:r>
      <w:r w:rsidR="00A3701E" w:rsidRPr="002335F1">
        <w:rPr>
          <w:rFonts w:ascii="Times New Roman" w:eastAsia="Times New Roman" w:hAnsi="Times New Roman" w:cs="Times New Roman"/>
          <w:kern w:val="0"/>
          <w:lang w:eastAsia="es-ES_tradnl"/>
          <w14:ligatures w14:val="none"/>
        </w:rPr>
        <w:t xml:space="preserve"> feed</w:t>
      </w:r>
      <w:r w:rsidR="001B29AC" w:rsidRPr="002335F1">
        <w:rPr>
          <w:rFonts w:ascii="Times New Roman" w:eastAsia="Times New Roman" w:hAnsi="Times New Roman" w:cs="Times New Roman"/>
          <w:kern w:val="0"/>
          <w:lang w:eastAsia="es-ES_tradnl"/>
          <w14:ligatures w14:val="none"/>
        </w:rPr>
        <w:t>ing</w:t>
      </w:r>
      <w:r w:rsidR="00A3701E" w:rsidRPr="002335F1">
        <w:rPr>
          <w:rFonts w:ascii="Times New Roman" w:eastAsia="Times New Roman" w:hAnsi="Times New Roman" w:cs="Times New Roman"/>
          <w:kern w:val="0"/>
          <w:lang w:eastAsia="es-ES_tradnl"/>
          <w14:ligatures w14:val="none"/>
        </w:rPr>
        <w:t xml:space="preserve"> areas helped us </w:t>
      </w:r>
      <w:r w:rsidRPr="002335F1">
        <w:rPr>
          <w:rFonts w:ascii="Times New Roman" w:eastAsia="Times New Roman" w:hAnsi="Times New Roman" w:cs="Times New Roman"/>
          <w:kern w:val="0"/>
          <w:lang w:eastAsia="es-ES_tradnl"/>
          <w14:ligatures w14:val="none"/>
        </w:rPr>
        <w:t>to ensure that plant species detect</w:t>
      </w:r>
      <w:r w:rsidR="00552D94" w:rsidRPr="002335F1">
        <w:rPr>
          <w:rFonts w:ascii="Times New Roman" w:eastAsia="Times New Roman" w:hAnsi="Times New Roman" w:cs="Times New Roman"/>
          <w:kern w:val="0"/>
          <w:lang w:eastAsia="es-ES_tradnl"/>
          <w14:ligatures w14:val="none"/>
        </w:rPr>
        <w:t>ed through DNA metabarcoding were</w:t>
      </w:r>
      <w:r w:rsidRPr="002335F1">
        <w:rPr>
          <w:rFonts w:ascii="Times New Roman" w:eastAsia="Times New Roman" w:hAnsi="Times New Roman" w:cs="Times New Roman"/>
          <w:kern w:val="0"/>
          <w:lang w:eastAsia="es-ES_tradnl"/>
          <w14:ligatures w14:val="none"/>
        </w:rPr>
        <w:t xml:space="preserve"> indeed </w:t>
      </w:r>
      <w:r w:rsidR="00A3701E" w:rsidRPr="002335F1">
        <w:rPr>
          <w:rFonts w:ascii="Times New Roman" w:eastAsia="Times New Roman" w:hAnsi="Times New Roman" w:cs="Times New Roman"/>
          <w:kern w:val="0"/>
          <w:lang w:eastAsia="es-ES_tradnl"/>
          <w14:ligatures w14:val="none"/>
        </w:rPr>
        <w:t>available for tortoises</w:t>
      </w:r>
      <w:r w:rsidRPr="002335F1">
        <w:rPr>
          <w:rFonts w:ascii="Times New Roman" w:eastAsia="Times New Roman" w:hAnsi="Times New Roman" w:cs="Times New Roman"/>
          <w:kern w:val="0"/>
          <w:lang w:eastAsia="es-ES_tradnl"/>
          <w14:ligatures w14:val="none"/>
        </w:rPr>
        <w:t>.</w:t>
      </w:r>
      <w:commentRangeEnd w:id="243"/>
      <w:r w:rsidR="00A83826">
        <w:rPr>
          <w:rStyle w:val="CommentReference"/>
        </w:rPr>
        <w:commentReference w:id="243"/>
      </w:r>
    </w:p>
    <w:p w14:paraId="5A7F4620" w14:textId="52FB4E28" w:rsidR="004803A1" w:rsidRPr="00A83826" w:rsidRDefault="004803A1" w:rsidP="004803A1">
      <w:pPr>
        <w:spacing w:before="100" w:beforeAutospacing="1" w:after="100" w:afterAutospacing="1" w:line="480" w:lineRule="auto"/>
        <w:jc w:val="both"/>
        <w:rPr>
          <w:rFonts w:ascii="Times New Roman" w:eastAsia="Times New Roman" w:hAnsi="Times New Roman" w:cs="Times New Roman"/>
          <w:i/>
          <w:kern w:val="0"/>
          <w:lang w:eastAsia="es-ES_tradnl"/>
          <w14:ligatures w14:val="none"/>
          <w:rPrChange w:id="244" w:author="Iago Ferreiro" w:date="2024-12-06T15:25:00Z">
            <w:rPr>
              <w:rFonts w:ascii="Times New Roman" w:eastAsia="Times New Roman" w:hAnsi="Times New Roman" w:cs="Times New Roman"/>
              <w:b/>
              <w:kern w:val="0"/>
              <w:lang w:eastAsia="es-ES_tradnl"/>
              <w14:ligatures w14:val="none"/>
            </w:rPr>
          </w:rPrChange>
        </w:rPr>
      </w:pPr>
      <w:r w:rsidRPr="00A83826">
        <w:rPr>
          <w:rFonts w:ascii="Times New Roman" w:eastAsia="Times New Roman" w:hAnsi="Times New Roman" w:cs="Times New Roman"/>
          <w:i/>
          <w:kern w:val="0"/>
          <w:lang w:eastAsia="es-ES_tradnl"/>
          <w14:ligatures w14:val="none"/>
          <w:rPrChange w:id="245" w:author="Iago Ferreiro" w:date="2024-12-06T15:25:00Z">
            <w:rPr>
              <w:rFonts w:ascii="Times New Roman" w:eastAsia="Times New Roman" w:hAnsi="Times New Roman" w:cs="Times New Roman"/>
              <w:b/>
              <w:kern w:val="0"/>
              <w:lang w:eastAsia="es-ES_tradnl"/>
              <w14:ligatures w14:val="none"/>
            </w:rPr>
          </w:rPrChange>
        </w:rPr>
        <w:t>Beneficial seed dispersal and browsing</w:t>
      </w:r>
    </w:p>
    <w:p w14:paraId="59E1636B" w14:textId="451F611E" w:rsidR="006354DB" w:rsidRPr="002335F1" w:rsidDel="006354DB" w:rsidRDefault="00552D94" w:rsidP="006354DB">
      <w:pPr>
        <w:spacing w:before="100" w:beforeAutospacing="1" w:after="100" w:afterAutospacing="1" w:line="480" w:lineRule="auto"/>
        <w:jc w:val="both"/>
        <w:rPr>
          <w:del w:id="246" w:author="Iago Ferreiro" w:date="2024-12-06T15:36:00Z"/>
          <w:moveTo w:id="247" w:author="Iago Ferreiro" w:date="2024-12-06T15:36:00Z"/>
          <w:rFonts w:ascii="Times New Roman" w:eastAsia="Times New Roman" w:hAnsi="Times New Roman" w:cs="Times New Roman"/>
          <w:color w:val="00B050"/>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Based on our results, we emphasise the role of Aldabra giant tortoises as a keystone species within insular ecosystems, highlighting their multitasking function as both browsers and grazers, as well as seed </w:t>
      </w:r>
      <w:proofErr w:type="gramStart"/>
      <w:r w:rsidRPr="002335F1">
        <w:rPr>
          <w:rFonts w:ascii="Times New Roman" w:eastAsia="Times New Roman" w:hAnsi="Times New Roman" w:cs="Times New Roman"/>
          <w:kern w:val="0"/>
          <w:lang w:eastAsia="es-ES_tradnl"/>
          <w14:ligatures w14:val="none"/>
        </w:rPr>
        <w:t>dispersers</w:t>
      </w:r>
      <w:r w:rsidR="00782FEA">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w:t>
      </w:r>
      <w:proofErr w:type="gramEnd"/>
      <w:r w:rsidRPr="002335F1">
        <w:rPr>
          <w:rFonts w:ascii="Times New Roman" w:eastAsia="Times New Roman" w:hAnsi="Times New Roman" w:cs="Times New Roman"/>
          <w:kern w:val="0"/>
          <w:lang w:eastAsia="es-ES_tradnl"/>
          <w14:ligatures w14:val="none"/>
        </w:rPr>
        <w:t xml:space="preserve"> </w:t>
      </w:r>
      <w:r w:rsidR="009C3E0F" w:rsidRPr="002335F1">
        <w:rPr>
          <w:rFonts w:ascii="Times New Roman" w:eastAsia="Times New Roman" w:hAnsi="Times New Roman" w:cs="Times New Roman"/>
          <w:kern w:val="0"/>
          <w:lang w:eastAsia="es-ES_tradnl"/>
          <w14:ligatures w14:val="none"/>
        </w:rPr>
        <w:t xml:space="preserve">Large chelonians, such as </w:t>
      </w:r>
      <w:proofErr w:type="spellStart"/>
      <w:r w:rsidR="009C3E0F" w:rsidRPr="002335F1">
        <w:rPr>
          <w:rFonts w:ascii="Times New Roman" w:eastAsia="Times New Roman" w:hAnsi="Times New Roman" w:cs="Times New Roman"/>
          <w:i/>
          <w:iCs/>
          <w:kern w:val="0"/>
          <w:lang w:eastAsia="es-ES_tradnl"/>
          <w14:ligatures w14:val="none"/>
        </w:rPr>
        <w:t>Aldabrachelys</w:t>
      </w:r>
      <w:proofErr w:type="spellEnd"/>
      <w:r w:rsidR="009C3E0F" w:rsidRPr="002335F1">
        <w:rPr>
          <w:rFonts w:ascii="Times New Roman" w:eastAsia="Times New Roman" w:hAnsi="Times New Roman" w:cs="Times New Roman"/>
          <w:i/>
          <w:iCs/>
          <w:kern w:val="0"/>
          <w:lang w:eastAsia="es-ES_tradnl"/>
          <w14:ligatures w14:val="none"/>
        </w:rPr>
        <w:t xml:space="preserve"> gigantea</w:t>
      </w:r>
      <w:r w:rsidR="009C3E0F" w:rsidRPr="002335F1">
        <w:rPr>
          <w:rFonts w:ascii="Times New Roman" w:eastAsia="Times New Roman" w:hAnsi="Times New Roman" w:cs="Times New Roman"/>
          <w:kern w:val="0"/>
          <w:lang w:eastAsia="es-ES_tradnl"/>
          <w14:ligatures w14:val="none"/>
        </w:rPr>
        <w:t>, significantly influence seed dispersal</w:t>
      </w:r>
      <w:r w:rsidR="00E451CB" w:rsidRPr="002335F1">
        <w:rPr>
          <w:rFonts w:ascii="Times New Roman" w:eastAsia="Times New Roman" w:hAnsi="Times New Roman" w:cs="Times New Roman"/>
          <w:kern w:val="0"/>
          <w:lang w:eastAsia="es-ES_tradnl"/>
          <w14:ligatures w14:val="none"/>
        </w:rPr>
        <w:t xml:space="preserve"> processes</w:t>
      </w:r>
      <w:r w:rsidR="009C3E0F" w:rsidRPr="002335F1">
        <w:rPr>
          <w:rFonts w:ascii="Times New Roman" w:eastAsia="Times New Roman" w:hAnsi="Times New Roman" w:cs="Times New Roman"/>
          <w:kern w:val="0"/>
          <w:lang w:eastAsia="es-ES_tradnl"/>
          <w14:ligatures w14:val="none"/>
        </w:rPr>
        <w:t xml:space="preserve">, particularly on small islands like </w:t>
      </w:r>
      <w:proofErr w:type="spellStart"/>
      <w:r w:rsidR="009C3E0F" w:rsidRPr="002335F1">
        <w:rPr>
          <w:rFonts w:ascii="Times New Roman" w:eastAsia="Times New Roman" w:hAnsi="Times New Roman" w:cs="Times New Roman"/>
          <w:kern w:val="0"/>
          <w:lang w:eastAsia="es-ES_tradnl"/>
          <w14:ligatures w14:val="none"/>
        </w:rPr>
        <w:t>Aride</w:t>
      </w:r>
      <w:proofErr w:type="spellEnd"/>
      <w:r w:rsidR="00E50205" w:rsidRPr="002335F1">
        <w:rPr>
          <w:rFonts w:ascii="Times New Roman" w:eastAsia="Times New Roman" w:hAnsi="Times New Roman" w:cs="Times New Roman"/>
          <w:kern w:val="0"/>
          <w:lang w:eastAsia="es-ES_tradnl"/>
          <w14:ligatures w14:val="none"/>
        </w:rPr>
        <w:t xml:space="preserve"> Island</w:t>
      </w:r>
      <w:r w:rsidR="009C3E0F" w:rsidRPr="002335F1">
        <w:rPr>
          <w:rFonts w:ascii="Times New Roman" w:eastAsia="Times New Roman" w:hAnsi="Times New Roman" w:cs="Times New Roman"/>
          <w:kern w:val="0"/>
          <w:lang w:eastAsia="es-ES_tradnl"/>
          <w14:ligatures w14:val="none"/>
        </w:rPr>
        <w:t xml:space="preserve"> </w:t>
      </w:r>
      <w:r w:rsidR="009B1BF0" w:rsidRPr="002335F1">
        <w:rPr>
          <w:rFonts w:ascii="Times New Roman" w:eastAsia="Times New Roman" w:hAnsi="Times New Roman" w:cs="Times New Roman"/>
          <w:kern w:val="0"/>
          <w:lang w:eastAsia="es-ES_tradnl"/>
          <w14:ligatures w14:val="none"/>
        </w:rPr>
        <w:fldChar w:fldCharType="begin"/>
      </w:r>
      <w:r w:rsidR="009B1BF0" w:rsidRPr="002335F1">
        <w:rPr>
          <w:rFonts w:ascii="Times New Roman" w:eastAsia="Times New Roman" w:hAnsi="Times New Roman" w:cs="Times New Roman"/>
          <w:kern w:val="0"/>
          <w:lang w:eastAsia="es-ES_tradnl"/>
          <w14:ligatures w14:val="none"/>
        </w:rPr>
        <w:instrText xml:space="preserve"> ADDIN ZOTERO_ITEM CSL_CITATION {"citationID":"KAoT1VW7","properties":{"formattedCitation":"(Falc\\uc0\\u243{}n et al., 2020)","plainCitation":"(Falcón et al., 2020)","noteIndex":0},"citationItems":[{"id":4507,"uris":["http://zotero.org/users/11161907/items/K9D6SZL3"],"itemData":{"id":4507,"type":"article-journal","abstract":"In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9B1BF0" w:rsidRPr="002335F1">
        <w:rPr>
          <w:rFonts w:ascii="Times New Roman" w:hAnsi="Times New Roman" w:cs="Times New Roman"/>
          <w:kern w:val="0"/>
        </w:rPr>
        <w:t>(Falcón et al., 2020)</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xml:space="preserve">. </w:t>
      </w:r>
      <w:r w:rsidR="009C3E0F" w:rsidRPr="002335F1">
        <w:rPr>
          <w:rFonts w:ascii="Times New Roman" w:eastAsia="Times New Roman" w:hAnsi="Times New Roman" w:cs="Times New Roman"/>
          <w:kern w:val="0"/>
          <w:lang w:eastAsia="es-ES_tradnl"/>
          <w14:ligatures w14:val="none"/>
        </w:rPr>
        <w:t xml:space="preserve">The </w:t>
      </w:r>
      <w:r w:rsidR="00E558B8" w:rsidRPr="002335F1">
        <w:rPr>
          <w:rFonts w:ascii="Times New Roman" w:eastAsia="Times New Roman" w:hAnsi="Times New Roman" w:cs="Times New Roman"/>
          <w:kern w:val="0"/>
          <w:lang w:eastAsia="es-ES_tradnl"/>
          <w14:ligatures w14:val="none"/>
        </w:rPr>
        <w:t xml:space="preserve">seeds of </w:t>
      </w:r>
      <w:r w:rsidR="009C3E0F" w:rsidRPr="002335F1">
        <w:rPr>
          <w:rFonts w:ascii="Times New Roman" w:eastAsia="Times New Roman" w:hAnsi="Times New Roman" w:cs="Times New Roman"/>
          <w:kern w:val="0"/>
          <w:lang w:eastAsia="es-ES_tradnl"/>
          <w14:ligatures w14:val="none"/>
        </w:rPr>
        <w:t xml:space="preserve">two plant species most frequently identified in tortoise </w:t>
      </w:r>
      <w:r w:rsidR="007D552A" w:rsidRPr="002335F1">
        <w:rPr>
          <w:rFonts w:ascii="Times New Roman" w:eastAsia="Times New Roman" w:hAnsi="Times New Roman" w:cs="Times New Roman"/>
          <w:kern w:val="0"/>
          <w:lang w:eastAsia="es-ES_tradnl"/>
          <w14:ligatures w14:val="none"/>
        </w:rPr>
        <w:t>faecal</w:t>
      </w:r>
      <w:r w:rsidR="009C3E0F" w:rsidRPr="002335F1">
        <w:rPr>
          <w:rFonts w:ascii="Times New Roman" w:eastAsia="Times New Roman" w:hAnsi="Times New Roman" w:cs="Times New Roman"/>
          <w:kern w:val="0"/>
          <w:lang w:eastAsia="es-ES_tradnl"/>
          <w14:ligatures w14:val="none"/>
        </w:rPr>
        <w:t xml:space="preserve"> samples were the common trees </w:t>
      </w:r>
      <w:proofErr w:type="spellStart"/>
      <w:r w:rsidR="009C3E0F" w:rsidRPr="002335F1">
        <w:rPr>
          <w:rFonts w:ascii="Times New Roman" w:eastAsia="Times New Roman" w:hAnsi="Times New Roman" w:cs="Times New Roman"/>
          <w:i/>
          <w:iCs/>
          <w:kern w:val="0"/>
          <w:lang w:eastAsia="es-ES_tradnl"/>
          <w14:ligatures w14:val="none"/>
        </w:rPr>
        <w:t>Morinda</w:t>
      </w:r>
      <w:proofErr w:type="spellEnd"/>
      <w:r w:rsidR="009C3E0F" w:rsidRPr="002335F1">
        <w:rPr>
          <w:rFonts w:ascii="Times New Roman" w:eastAsia="Times New Roman" w:hAnsi="Times New Roman" w:cs="Times New Roman"/>
          <w:i/>
          <w:iCs/>
          <w:kern w:val="0"/>
          <w:lang w:eastAsia="es-ES_tradnl"/>
          <w14:ligatures w14:val="none"/>
        </w:rPr>
        <w:t xml:space="preserve"> </w:t>
      </w:r>
      <w:proofErr w:type="spellStart"/>
      <w:r w:rsidR="009C3E0F" w:rsidRPr="002335F1">
        <w:rPr>
          <w:rFonts w:ascii="Times New Roman" w:eastAsia="Times New Roman" w:hAnsi="Times New Roman" w:cs="Times New Roman"/>
          <w:i/>
          <w:iCs/>
          <w:kern w:val="0"/>
          <w:lang w:eastAsia="es-ES_tradnl"/>
          <w14:ligatures w14:val="none"/>
        </w:rPr>
        <w:t>citrifolia</w:t>
      </w:r>
      <w:proofErr w:type="spellEnd"/>
      <w:r w:rsidR="009C3E0F" w:rsidRPr="002335F1">
        <w:rPr>
          <w:rFonts w:ascii="Times New Roman" w:eastAsia="Times New Roman" w:hAnsi="Times New Roman" w:cs="Times New Roman"/>
          <w:kern w:val="0"/>
          <w:lang w:eastAsia="es-ES_tradnl"/>
          <w14:ligatures w14:val="none"/>
        </w:rPr>
        <w:t xml:space="preserve"> and </w:t>
      </w:r>
      <w:r w:rsidR="009C3E0F" w:rsidRPr="002335F1">
        <w:rPr>
          <w:rFonts w:ascii="Times New Roman" w:eastAsia="Times New Roman" w:hAnsi="Times New Roman" w:cs="Times New Roman"/>
          <w:i/>
          <w:iCs/>
          <w:kern w:val="0"/>
          <w:lang w:eastAsia="es-ES_tradnl"/>
          <w14:ligatures w14:val="none"/>
        </w:rPr>
        <w:t xml:space="preserve">Ficus </w:t>
      </w:r>
      <w:proofErr w:type="spellStart"/>
      <w:r w:rsidR="009C3E0F" w:rsidRPr="002335F1">
        <w:rPr>
          <w:rFonts w:ascii="Times New Roman" w:eastAsia="Times New Roman" w:hAnsi="Times New Roman" w:cs="Times New Roman"/>
          <w:i/>
          <w:iCs/>
          <w:kern w:val="0"/>
          <w:lang w:eastAsia="es-ES_tradnl"/>
          <w14:ligatures w14:val="none"/>
        </w:rPr>
        <w:t>reflexa</w:t>
      </w:r>
      <w:proofErr w:type="spellEnd"/>
      <w:r w:rsidR="009C3E0F" w:rsidRPr="002335F1">
        <w:rPr>
          <w:rFonts w:ascii="Times New Roman" w:eastAsia="Times New Roman" w:hAnsi="Times New Roman" w:cs="Times New Roman"/>
          <w:kern w:val="0"/>
          <w:lang w:eastAsia="es-ES_tradnl"/>
          <w14:ligatures w14:val="none"/>
        </w:rPr>
        <w:t xml:space="preserve">. </w:t>
      </w:r>
      <w:r w:rsidR="007D552A" w:rsidRPr="002335F1">
        <w:rPr>
          <w:rFonts w:ascii="Times New Roman" w:eastAsia="Times New Roman" w:hAnsi="Times New Roman" w:cs="Times New Roman"/>
          <w:kern w:val="0"/>
          <w:lang w:eastAsia="es-ES_tradnl"/>
          <w14:ligatures w14:val="none"/>
        </w:rPr>
        <w:t xml:space="preserve">From a plant's perspective, tortoise dung piles </w:t>
      </w:r>
      <w:r w:rsidR="00E451CB" w:rsidRPr="002335F1">
        <w:rPr>
          <w:rFonts w:ascii="Times New Roman" w:eastAsia="Times New Roman" w:hAnsi="Times New Roman" w:cs="Times New Roman"/>
          <w:kern w:val="0"/>
          <w:lang w:eastAsia="es-ES_tradnl"/>
          <w14:ligatures w14:val="none"/>
        </w:rPr>
        <w:t xml:space="preserve">may </w:t>
      </w:r>
      <w:r w:rsidR="007D552A" w:rsidRPr="002335F1">
        <w:rPr>
          <w:rFonts w:ascii="Times New Roman" w:eastAsia="Times New Roman" w:hAnsi="Times New Roman" w:cs="Times New Roman"/>
          <w:kern w:val="0"/>
          <w:lang w:eastAsia="es-ES_tradnl"/>
          <w14:ligatures w14:val="none"/>
        </w:rPr>
        <w:t>provide ingested seeds with a favourable microhabitat, offering the moisture and nutrients necessary for seedling establishment</w:t>
      </w:r>
      <w:r w:rsidR="009B1BF0" w:rsidRPr="002335F1">
        <w:rPr>
          <w:rFonts w:ascii="Times New Roman" w:eastAsia="Times New Roman" w:hAnsi="Times New Roman" w:cs="Times New Roman"/>
          <w:kern w:val="0"/>
          <w:lang w:eastAsia="es-ES_tradnl"/>
          <w14:ligatures w14:val="none"/>
        </w:rPr>
        <w:t xml:space="preserve"> far away from maternal plants </w:t>
      </w:r>
      <w:r w:rsidR="009B1BF0" w:rsidRPr="002335F1">
        <w:rPr>
          <w:rFonts w:ascii="Times New Roman" w:eastAsia="Times New Roman" w:hAnsi="Times New Roman" w:cs="Times New Roman"/>
          <w:kern w:val="0"/>
          <w:lang w:eastAsia="es-ES_tradnl"/>
          <w14:ligatures w14:val="none"/>
        </w:rPr>
        <w:fldChar w:fldCharType="begin"/>
      </w:r>
      <w:r w:rsidR="001B29AC" w:rsidRPr="002335F1">
        <w:rPr>
          <w:rFonts w:ascii="Times New Roman" w:eastAsia="Times New Roman" w:hAnsi="Times New Roman" w:cs="Times New Roman"/>
          <w:kern w:val="0"/>
          <w:lang w:eastAsia="es-ES_tradnl"/>
          <w14:ligatures w14:val="none"/>
        </w:rPr>
        <w:instrText xml:space="preserve"> ADDIN ZOTERO_ITEM CSL_CITATION {"citationID":"V7ViMquH","properties":{"formattedCitation":"(Falc\\uc0\\u243{}n et al., 2021, 2020; Hansen et al., 2008)","plainCitation":"(Falcón et al., 2021, 2020;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1B29AC" w:rsidRPr="002335F1">
        <w:rPr>
          <w:rFonts w:ascii="Times New Roman" w:hAnsi="Times New Roman" w:cs="Times New Roman"/>
          <w:kern w:val="0"/>
        </w:rPr>
        <w:t xml:space="preserve">(Falcón et al., 2021, 2020; Hansen et al., </w:t>
      </w:r>
      <w:r w:rsidR="001B29AC" w:rsidRPr="002335F1">
        <w:rPr>
          <w:rFonts w:ascii="Times New Roman" w:hAnsi="Times New Roman" w:cs="Times New Roman"/>
          <w:kern w:val="0"/>
        </w:rPr>
        <w:lastRenderedPageBreak/>
        <w:t>2008)</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Our results indicated that the tortoises disperse a large number of native seeds compared to exotic seeds, while interacting antagonistically with a wide variety of exotic species, adding evidence that the restoration of ecological interactions is a more cost-effective approach to controlling non-native vegetation than other methods</w:t>
      </w:r>
      <w:r w:rsidR="00BD55AE" w:rsidRPr="002335F1">
        <w:rPr>
          <w:rFonts w:ascii="Times New Roman" w:eastAsia="Times New Roman" w:hAnsi="Times New Roman" w:cs="Times New Roman"/>
          <w:kern w:val="0"/>
          <w:lang w:eastAsia="es-ES_tradnl"/>
          <w14:ligatures w14:val="none"/>
        </w:rPr>
        <w:t xml:space="preserve"> involving mechanical removal </w:t>
      </w:r>
      <w:r w:rsidR="00BD55AE" w:rsidRPr="002335F1">
        <w:rPr>
          <w:rFonts w:ascii="Times New Roman" w:eastAsia="Times New Roman" w:hAnsi="Times New Roman" w:cs="Times New Roman"/>
          <w:kern w:val="0"/>
          <w:lang w:eastAsia="es-ES_tradnl"/>
          <w14:ligatures w14:val="none"/>
        </w:rPr>
        <w:fldChar w:fldCharType="begin"/>
      </w:r>
      <w:r w:rsidR="00BD55AE" w:rsidRPr="002335F1">
        <w:rPr>
          <w:rFonts w:ascii="Times New Roman" w:eastAsia="Times New Roman" w:hAnsi="Times New Roman" w:cs="Times New Roman"/>
          <w:kern w:val="0"/>
          <w:lang w:eastAsia="es-ES_tradnl"/>
          <w14:ligatures w14:val="none"/>
        </w:rPr>
        <w:instrText xml:space="preserve"> ADDIN ZOTERO_ITEM CSL_CITATION {"citationID":"PNAhS4nm","properties":{"formattedCitation":"(Griffiths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eastAsia="Times New Roman" w:hAnsi="Times New Roman" w:cs="Times New Roman"/>
          <w:noProof/>
          <w:kern w:val="0"/>
          <w:lang w:eastAsia="es-ES_tradnl"/>
          <w14:ligatures w14:val="none"/>
        </w:rPr>
        <w:t>(Griffiths et al., 2013)</w:t>
      </w:r>
      <w:r w:rsidR="00BD55AE" w:rsidRPr="002335F1">
        <w:rPr>
          <w:rFonts w:ascii="Times New Roman" w:eastAsia="Times New Roman" w:hAnsi="Times New Roman" w:cs="Times New Roman"/>
          <w:kern w:val="0"/>
          <w:lang w:eastAsia="es-ES_tradnl"/>
          <w14:ligatures w14:val="none"/>
        </w:rPr>
        <w:fldChar w:fldCharType="end"/>
      </w:r>
      <w:r w:rsidR="007D552A" w:rsidRPr="002335F1">
        <w:rPr>
          <w:rFonts w:ascii="Times New Roman" w:eastAsia="Times New Roman" w:hAnsi="Times New Roman" w:cs="Times New Roman"/>
          <w:kern w:val="0"/>
          <w:lang w:eastAsia="es-ES_tradnl"/>
          <w14:ligatures w14:val="none"/>
        </w:rPr>
        <w:t xml:space="preserve">. </w:t>
      </w:r>
      <w:ins w:id="248" w:author="Iago Ferreiro" w:date="2024-12-06T15:36:00Z">
        <w:r w:rsidR="006354DB">
          <w:rPr>
            <w:rFonts w:ascii="Times New Roman" w:eastAsia="Times New Roman" w:hAnsi="Times New Roman" w:cs="Times New Roman"/>
            <w:kern w:val="0"/>
            <w:lang w:eastAsia="es-ES_tradnl"/>
            <w14:ligatures w14:val="none"/>
          </w:rPr>
          <w:t xml:space="preserve"> </w:t>
        </w:r>
      </w:ins>
      <w:moveToRangeStart w:id="249" w:author="Iago Ferreiro" w:date="2024-12-06T15:36:00Z" w:name="move184391807"/>
      <w:moveTo w:id="250" w:author="Iago Ferreiro" w:date="2024-12-06T15:36:00Z">
        <w:r w:rsidR="006354DB" w:rsidRPr="002335F1">
          <w:rPr>
            <w:rFonts w:ascii="Times New Roman" w:eastAsia="Times New Roman" w:hAnsi="Times New Roman" w:cs="Times New Roman"/>
            <w:color w:val="00B050"/>
            <w:kern w:val="0"/>
            <w:lang w:eastAsia="es-ES_tradnl"/>
            <w14:ligatures w14:val="none"/>
          </w:rPr>
          <w:t>Furthermore, the dual roles of Aldabra giant tortoises as mutualistic agents for certain plants and antagonists for others can yield indirect benefits for other vertebrate species. For example, extremely sticky fruit resin of the gran devil´s claws tree (</w:t>
        </w:r>
        <w:r w:rsidR="006354DB" w:rsidRPr="002335F1">
          <w:rPr>
            <w:rFonts w:ascii="Times New Roman" w:eastAsia="Times New Roman" w:hAnsi="Times New Roman" w:cs="Times New Roman"/>
            <w:i/>
            <w:iCs/>
            <w:color w:val="00B050"/>
            <w:kern w:val="0"/>
            <w:lang w:eastAsia="es-ES_tradnl"/>
            <w14:ligatures w14:val="none"/>
          </w:rPr>
          <w:t>Pisonia grandis</w:t>
        </w:r>
        <w:r w:rsidR="006354DB" w:rsidRPr="002335F1">
          <w:rPr>
            <w:rFonts w:ascii="Times New Roman" w:eastAsia="Times New Roman" w:hAnsi="Times New Roman" w:cs="Times New Roman"/>
            <w:color w:val="00B050"/>
            <w:kern w:val="0"/>
            <w:lang w:eastAsia="es-ES_tradnl"/>
            <w14:ligatures w14:val="none"/>
          </w:rPr>
          <w:t xml:space="preserve">) adheres strongly to birds’ feathers, making seabirds long-distance seed dispersal vectors </w:t>
        </w:r>
        <w:r w:rsidR="006354DB" w:rsidRPr="002335F1">
          <w:rPr>
            <w:rFonts w:ascii="Times New Roman" w:eastAsia="Times New Roman" w:hAnsi="Times New Roman" w:cs="Times New Roman"/>
            <w:color w:val="00B050"/>
            <w:kern w:val="0"/>
            <w:lang w:eastAsia="es-ES_tradnl"/>
            <w14:ligatures w14:val="none"/>
          </w:rPr>
          <w:fldChar w:fldCharType="begin"/>
        </w:r>
        <w:r w:rsidR="006354DB" w:rsidRPr="002335F1">
          <w:rPr>
            <w:rFonts w:ascii="Times New Roman" w:eastAsia="Times New Roman" w:hAnsi="Times New Roman" w:cs="Times New Roman"/>
            <w:color w:val="00B050"/>
            <w:kern w:val="0"/>
            <w:lang w:eastAsia="es-ES_tradnl"/>
            <w14:ligatures w14:val="none"/>
          </w:rPr>
          <w:instrText xml:space="preserve"> ADDIN ZOTERO_ITEM CSL_CITATION {"citationID":"8vfbJKef","properties":{"formattedCitation":"(Burger,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6354DB" w:rsidRPr="002335F1">
          <w:rPr>
            <w:rFonts w:ascii="Times New Roman" w:eastAsia="Times New Roman" w:hAnsi="Times New Roman" w:cs="Times New Roman"/>
            <w:color w:val="00B050"/>
            <w:kern w:val="0"/>
            <w:lang w:eastAsia="es-ES_tradnl"/>
            <w14:ligatures w14:val="none"/>
          </w:rPr>
          <w:fldChar w:fldCharType="separate"/>
        </w:r>
        <w:r w:rsidR="006354DB" w:rsidRPr="002335F1">
          <w:rPr>
            <w:rFonts w:ascii="Times New Roman" w:eastAsia="Times New Roman" w:hAnsi="Times New Roman" w:cs="Times New Roman"/>
            <w:noProof/>
            <w:color w:val="00B050"/>
            <w:kern w:val="0"/>
            <w:lang w:eastAsia="es-ES_tradnl"/>
            <w14:ligatures w14:val="none"/>
          </w:rPr>
          <w:t>(Burger, 2005)</w:t>
        </w:r>
        <w:r w:rsidR="006354DB" w:rsidRPr="002335F1">
          <w:rPr>
            <w:rFonts w:ascii="Times New Roman" w:eastAsia="Times New Roman" w:hAnsi="Times New Roman" w:cs="Times New Roman"/>
            <w:color w:val="00B050"/>
            <w:kern w:val="0"/>
            <w:lang w:eastAsia="es-ES_tradnl"/>
            <w14:ligatures w14:val="none"/>
          </w:rPr>
          <w:fldChar w:fldCharType="end"/>
        </w:r>
        <w:r w:rsidR="006354DB" w:rsidRPr="002335F1">
          <w:rPr>
            <w:rFonts w:ascii="Times New Roman" w:eastAsia="Times New Roman" w:hAnsi="Times New Roman" w:cs="Times New Roman"/>
            <w:color w:val="00B050"/>
            <w:kern w:val="0"/>
            <w:lang w:eastAsia="es-ES_tradnl"/>
            <w14:ligatures w14:val="none"/>
          </w:rPr>
          <w:t xml:space="preserve">. However, the multi-seeded </w:t>
        </w:r>
        <w:proofErr w:type="spellStart"/>
        <w:r w:rsidR="006354DB" w:rsidRPr="002335F1">
          <w:rPr>
            <w:rFonts w:ascii="Times New Roman" w:eastAsia="Times New Roman" w:hAnsi="Times New Roman" w:cs="Times New Roman"/>
            <w:color w:val="00B050"/>
            <w:kern w:val="0"/>
            <w:lang w:eastAsia="es-ES_tradnl"/>
            <w14:ligatures w14:val="none"/>
          </w:rPr>
          <w:t>infructescences</w:t>
        </w:r>
        <w:proofErr w:type="spellEnd"/>
        <w:r w:rsidR="006354DB" w:rsidRPr="002335F1">
          <w:rPr>
            <w:rFonts w:ascii="Times New Roman" w:eastAsia="Times New Roman" w:hAnsi="Times New Roman" w:cs="Times New Roman"/>
            <w:color w:val="00B050"/>
            <w:kern w:val="0"/>
            <w:lang w:eastAsia="es-ES_tradnl"/>
            <w14:ligatures w14:val="none"/>
          </w:rPr>
          <w:t xml:space="preserve"> often entangle birds, limiting their ability to fly and sometimes causing bird mortality </w:t>
        </w:r>
        <w:r w:rsidR="006354DB" w:rsidRPr="002335F1">
          <w:rPr>
            <w:rFonts w:ascii="Times New Roman" w:eastAsia="Times New Roman" w:hAnsi="Times New Roman" w:cs="Times New Roman"/>
            <w:color w:val="00B050"/>
            <w:kern w:val="0"/>
            <w:lang w:eastAsia="es-ES_tradnl"/>
            <w14:ligatures w14:val="none"/>
          </w:rPr>
          <w:fldChar w:fldCharType="begin"/>
        </w:r>
        <w:r w:rsidR="006354DB" w:rsidRPr="002335F1">
          <w:rPr>
            <w:rFonts w:ascii="Times New Roman" w:eastAsia="Times New Roman" w:hAnsi="Times New Roman" w:cs="Times New Roman"/>
            <w:color w:val="00B050"/>
            <w:kern w:val="0"/>
            <w:lang w:eastAsia="es-ES_tradnl"/>
            <w14:ligatures w14:val="none"/>
          </w:rPr>
          <w:instrText xml:space="preserve"> ADDIN ZOTERO_ITEM CSL_CITATION {"citationID":"WYN69ls0","properties":{"formattedCitation":"(Burger,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6354DB" w:rsidRPr="002335F1">
          <w:rPr>
            <w:rFonts w:ascii="Times New Roman" w:eastAsia="Times New Roman" w:hAnsi="Times New Roman" w:cs="Times New Roman"/>
            <w:color w:val="00B050"/>
            <w:kern w:val="0"/>
            <w:lang w:eastAsia="es-ES_tradnl"/>
            <w14:ligatures w14:val="none"/>
          </w:rPr>
          <w:fldChar w:fldCharType="separate"/>
        </w:r>
        <w:r w:rsidR="006354DB" w:rsidRPr="002335F1">
          <w:rPr>
            <w:rFonts w:ascii="Times New Roman" w:eastAsia="Times New Roman" w:hAnsi="Times New Roman" w:cs="Times New Roman"/>
            <w:noProof/>
            <w:color w:val="00B050"/>
            <w:kern w:val="0"/>
            <w:lang w:eastAsia="es-ES_tradnl"/>
            <w14:ligatures w14:val="none"/>
          </w:rPr>
          <w:t>(Burger, 2005)</w:t>
        </w:r>
        <w:r w:rsidR="006354DB" w:rsidRPr="002335F1">
          <w:rPr>
            <w:rFonts w:ascii="Times New Roman" w:eastAsia="Times New Roman" w:hAnsi="Times New Roman" w:cs="Times New Roman"/>
            <w:color w:val="00B050"/>
            <w:kern w:val="0"/>
            <w:lang w:eastAsia="es-ES_tradnl"/>
            <w14:ligatures w14:val="none"/>
          </w:rPr>
          <w:fldChar w:fldCharType="end"/>
        </w:r>
        <w:r w:rsidR="006354DB" w:rsidRPr="002335F1">
          <w:rPr>
            <w:rFonts w:ascii="Times New Roman" w:eastAsia="Times New Roman" w:hAnsi="Times New Roman" w:cs="Times New Roman"/>
            <w:color w:val="00B050"/>
            <w:kern w:val="0"/>
            <w:lang w:eastAsia="es-ES_tradnl"/>
            <w14:ligatures w14:val="none"/>
          </w:rPr>
          <w:t xml:space="preserve">. On </w:t>
        </w:r>
        <w:proofErr w:type="spellStart"/>
        <w:r w:rsidR="006354DB" w:rsidRPr="002335F1">
          <w:rPr>
            <w:rFonts w:ascii="Times New Roman" w:eastAsia="Times New Roman" w:hAnsi="Times New Roman" w:cs="Times New Roman"/>
            <w:color w:val="00B050"/>
            <w:kern w:val="0"/>
            <w:lang w:eastAsia="es-ES_tradnl"/>
            <w14:ligatures w14:val="none"/>
          </w:rPr>
          <w:t>Aride</w:t>
        </w:r>
        <w:proofErr w:type="spellEnd"/>
        <w:r w:rsidR="006354DB" w:rsidRPr="002335F1">
          <w:rPr>
            <w:rFonts w:ascii="Times New Roman" w:eastAsia="Times New Roman" w:hAnsi="Times New Roman" w:cs="Times New Roman"/>
            <w:color w:val="00B050"/>
            <w:kern w:val="0"/>
            <w:lang w:eastAsia="es-ES_tradnl"/>
            <w14:ligatures w14:val="none"/>
          </w:rPr>
          <w:t xml:space="preserve"> Island, the trees of gran devil´s claws are commonly consumed by all tortoises, which suggest that </w:t>
        </w:r>
        <w:proofErr w:type="spellStart"/>
        <w:r w:rsidR="006354DB" w:rsidRPr="002335F1">
          <w:rPr>
            <w:rFonts w:ascii="Times New Roman" w:eastAsia="Times New Roman" w:hAnsi="Times New Roman" w:cs="Times New Roman"/>
            <w:i/>
            <w:iCs/>
            <w:color w:val="00B050"/>
            <w:kern w:val="0"/>
            <w:lang w:eastAsia="es-ES_tradnl"/>
            <w14:ligatures w14:val="none"/>
          </w:rPr>
          <w:t>Aldabrachelys</w:t>
        </w:r>
        <w:proofErr w:type="spellEnd"/>
        <w:r w:rsidR="006354DB" w:rsidRPr="002335F1">
          <w:rPr>
            <w:rFonts w:ascii="Times New Roman" w:eastAsia="Times New Roman" w:hAnsi="Times New Roman" w:cs="Times New Roman"/>
            <w:i/>
            <w:iCs/>
            <w:color w:val="00B050"/>
            <w:kern w:val="0"/>
            <w:lang w:eastAsia="es-ES_tradnl"/>
            <w14:ligatures w14:val="none"/>
          </w:rPr>
          <w:t xml:space="preserve"> gigantea </w:t>
        </w:r>
        <w:r w:rsidR="006354DB" w:rsidRPr="002335F1">
          <w:rPr>
            <w:rFonts w:ascii="Times New Roman" w:eastAsia="Times New Roman" w:hAnsi="Times New Roman" w:cs="Times New Roman"/>
            <w:color w:val="00B050"/>
            <w:kern w:val="0"/>
            <w:lang w:eastAsia="es-ES_tradnl"/>
            <w14:ligatures w14:val="none"/>
          </w:rPr>
          <w:t xml:space="preserve">may play an important role in controlling </w:t>
        </w:r>
        <w:r w:rsidR="006354DB" w:rsidRPr="002335F1">
          <w:rPr>
            <w:rFonts w:ascii="Times New Roman" w:eastAsia="Times New Roman" w:hAnsi="Times New Roman" w:cs="Times New Roman"/>
            <w:i/>
            <w:iCs/>
            <w:color w:val="00B050"/>
            <w:kern w:val="0"/>
            <w:lang w:eastAsia="es-ES_tradnl"/>
            <w14:ligatures w14:val="none"/>
          </w:rPr>
          <w:t>Pisonia grandis</w:t>
        </w:r>
        <w:r w:rsidR="006354DB" w:rsidRPr="002335F1">
          <w:rPr>
            <w:rFonts w:ascii="Times New Roman" w:eastAsia="Times New Roman" w:hAnsi="Times New Roman" w:cs="Times New Roman"/>
            <w:color w:val="00B050"/>
            <w:kern w:val="0"/>
            <w:lang w:eastAsia="es-ES_tradnl"/>
            <w14:ligatures w14:val="none"/>
          </w:rPr>
          <w:t xml:space="preserve"> abundance - potentially plantlets - and thus decreasing the number of its sticky fruits harmful to seabirds.</w:t>
        </w:r>
      </w:moveTo>
    </w:p>
    <w:moveToRangeEnd w:id="249"/>
    <w:p w14:paraId="5BB111D4" w14:textId="265B91D4" w:rsidR="00391F84" w:rsidRDefault="00391F84" w:rsidP="004803A1">
      <w:pPr>
        <w:spacing w:before="100" w:beforeAutospacing="1" w:after="100" w:afterAutospacing="1" w:line="480" w:lineRule="auto"/>
        <w:jc w:val="both"/>
        <w:rPr>
          <w:ins w:id="251" w:author="Iago Ferreiro" w:date="2024-12-06T15:24:00Z"/>
          <w:rFonts w:ascii="Times New Roman" w:eastAsia="Times New Roman" w:hAnsi="Times New Roman" w:cs="Times New Roman"/>
          <w:kern w:val="0"/>
          <w:lang w:eastAsia="es-ES_tradnl"/>
          <w14:ligatures w14:val="none"/>
        </w:rPr>
      </w:pPr>
    </w:p>
    <w:p w14:paraId="5495B806" w14:textId="0011E3F7" w:rsidR="00A83826" w:rsidRPr="00A83826" w:rsidRDefault="00A83826" w:rsidP="004803A1">
      <w:pPr>
        <w:spacing w:before="100" w:beforeAutospacing="1" w:after="100" w:afterAutospacing="1" w:line="480" w:lineRule="auto"/>
        <w:jc w:val="both"/>
        <w:rPr>
          <w:rFonts w:ascii="Times New Roman" w:eastAsia="Times New Roman" w:hAnsi="Times New Roman" w:cs="Times New Roman"/>
          <w:i/>
          <w:kern w:val="0"/>
          <w:lang w:eastAsia="es-ES_tradnl"/>
          <w14:ligatures w14:val="none"/>
          <w:rPrChange w:id="252" w:author="Iago Ferreiro" w:date="2024-12-06T15:25:00Z">
            <w:rPr>
              <w:rFonts w:ascii="Times New Roman" w:eastAsia="Times New Roman" w:hAnsi="Times New Roman" w:cs="Times New Roman"/>
              <w:kern w:val="0"/>
              <w:lang w:eastAsia="es-ES_tradnl"/>
              <w14:ligatures w14:val="none"/>
            </w:rPr>
          </w:rPrChange>
        </w:rPr>
      </w:pPr>
      <w:ins w:id="253" w:author="Iago Ferreiro" w:date="2024-12-06T15:24:00Z">
        <w:r w:rsidRPr="00A83826">
          <w:rPr>
            <w:rFonts w:ascii="Times New Roman" w:eastAsia="Times New Roman" w:hAnsi="Times New Roman" w:cs="Times New Roman"/>
            <w:i/>
            <w:kern w:val="0"/>
            <w:lang w:eastAsia="es-ES_tradnl"/>
            <w14:ligatures w14:val="none"/>
            <w:rPrChange w:id="254" w:author="Iago Ferreiro" w:date="2024-12-06T15:25:00Z">
              <w:rPr>
                <w:rFonts w:ascii="Times New Roman" w:eastAsia="Times New Roman" w:hAnsi="Times New Roman" w:cs="Times New Roman"/>
                <w:kern w:val="0"/>
                <w:lang w:eastAsia="es-ES_tradnl"/>
                <w14:ligatures w14:val="none"/>
              </w:rPr>
            </w:rPrChange>
          </w:rPr>
          <w:t>Differential contribution of individuals to ecological processes</w:t>
        </w:r>
      </w:ins>
    </w:p>
    <w:p w14:paraId="2C34D3E7" w14:textId="04A251D8" w:rsidR="001B29AC" w:rsidRPr="002335F1" w:rsidRDefault="00E276CA" w:rsidP="00F12CDD">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del w:id="255" w:author="Iago Ferreiro" w:date="2024-12-06T15:26:00Z">
        <w:r w:rsidRPr="002335F1" w:rsidDel="00A83826">
          <w:rPr>
            <w:rFonts w:ascii="Times New Roman" w:eastAsia="Times New Roman" w:hAnsi="Times New Roman" w:cs="Times New Roman"/>
            <w:kern w:val="0"/>
            <w:lang w:eastAsia="es-ES_tradnl"/>
            <w14:ligatures w14:val="none"/>
          </w:rPr>
          <w:delText xml:space="preserve">The role of Aldabra giant tortoises as keystone herbivores highlights their ecological significance </w:delText>
        </w:r>
        <w:commentRangeStart w:id="256"/>
        <w:commentRangeStart w:id="257"/>
        <w:r w:rsidR="00BD55AE" w:rsidRPr="002335F1" w:rsidDel="00A83826">
          <w:rPr>
            <w:rFonts w:ascii="Times New Roman" w:eastAsia="Times New Roman" w:hAnsi="Times New Roman" w:cs="Times New Roman"/>
            <w:color w:val="FF0000"/>
            <w:kern w:val="0"/>
            <w:lang w:eastAsia="es-ES_tradnl"/>
            <w14:ligatures w14:val="none"/>
          </w:rPr>
          <w:delText xml:space="preserve">even if </w:delText>
        </w:r>
        <w:r w:rsidR="001B29AC" w:rsidRPr="002335F1" w:rsidDel="00A83826">
          <w:rPr>
            <w:rFonts w:ascii="Times New Roman" w:eastAsia="Times New Roman" w:hAnsi="Times New Roman" w:cs="Times New Roman"/>
            <w:color w:val="FF0000"/>
            <w:kern w:val="0"/>
            <w:lang w:eastAsia="es-ES_tradnl"/>
            <w14:ligatures w14:val="none"/>
          </w:rPr>
          <w:delText xml:space="preserve">their </w:delText>
        </w:r>
        <w:r w:rsidR="00BD55AE" w:rsidRPr="002335F1" w:rsidDel="00A83826">
          <w:rPr>
            <w:rFonts w:ascii="Times New Roman" w:eastAsia="Times New Roman" w:hAnsi="Times New Roman" w:cs="Times New Roman"/>
            <w:color w:val="FF0000"/>
            <w:kern w:val="0"/>
            <w:lang w:eastAsia="es-ES_tradnl"/>
            <w14:ligatures w14:val="none"/>
          </w:rPr>
          <w:delText>population size is small</w:delText>
        </w:r>
        <w:commentRangeEnd w:id="256"/>
        <w:r w:rsidR="00F44A95" w:rsidDel="00A83826">
          <w:rPr>
            <w:rStyle w:val="CommentReference"/>
          </w:rPr>
          <w:commentReference w:id="256"/>
        </w:r>
      </w:del>
      <w:commentRangeEnd w:id="257"/>
      <w:r w:rsidR="00A83826">
        <w:rPr>
          <w:rStyle w:val="CommentReference"/>
        </w:rPr>
        <w:commentReference w:id="257"/>
      </w:r>
      <w:r w:rsidR="00BD55AE" w:rsidRPr="002335F1">
        <w:rPr>
          <w:rFonts w:ascii="Times New Roman" w:eastAsia="Times New Roman" w:hAnsi="Times New Roman" w:cs="Times New Roman"/>
          <w:kern w:val="0"/>
          <w:lang w:eastAsia="es-ES_tradnl"/>
          <w14:ligatures w14:val="none"/>
        </w:rPr>
        <w:t>. For the first time, our study addresses</w:t>
      </w:r>
      <w:r w:rsidRPr="002335F1">
        <w:rPr>
          <w:rFonts w:ascii="Times New Roman" w:eastAsia="Times New Roman" w:hAnsi="Times New Roman" w:cs="Times New Roman"/>
          <w:kern w:val="0"/>
          <w:lang w:eastAsia="es-ES_tradnl"/>
          <w14:ligatures w14:val="none"/>
        </w:rPr>
        <w:t xml:space="preserve"> the inherent variability among</w:t>
      </w:r>
      <w:ins w:id="258" w:author="Iago Ferreiro" w:date="2024-12-06T15:26:00Z">
        <w:r w:rsidR="00A83826">
          <w:rPr>
            <w:rFonts w:ascii="Times New Roman" w:eastAsia="Times New Roman" w:hAnsi="Times New Roman" w:cs="Times New Roman"/>
            <w:kern w:val="0"/>
            <w:lang w:eastAsia="es-ES_tradnl"/>
            <w14:ligatures w14:val="none"/>
          </w:rPr>
          <w:t xml:space="preserve"> Aldabra giant tortoise</w:t>
        </w:r>
      </w:ins>
      <w:r w:rsidRPr="002335F1">
        <w:rPr>
          <w:rFonts w:ascii="Times New Roman" w:eastAsia="Times New Roman" w:hAnsi="Times New Roman" w:cs="Times New Roman"/>
          <w:kern w:val="0"/>
          <w:lang w:eastAsia="es-ES_tradnl"/>
          <w14:ligatures w14:val="none"/>
        </w:rPr>
        <w:t xml:space="preserve"> individuals in performing </w:t>
      </w:r>
      <w:r w:rsidR="00BD55AE" w:rsidRPr="002335F1">
        <w:rPr>
          <w:rFonts w:ascii="Times New Roman" w:eastAsia="Times New Roman" w:hAnsi="Times New Roman" w:cs="Times New Roman"/>
          <w:kern w:val="0"/>
          <w:lang w:eastAsia="es-ES_tradnl"/>
          <w14:ligatures w14:val="none"/>
        </w:rPr>
        <w:t>different ecological</w:t>
      </w:r>
      <w:r w:rsidRPr="002335F1">
        <w:rPr>
          <w:rFonts w:ascii="Times New Roman" w:eastAsia="Times New Roman" w:hAnsi="Times New Roman" w:cs="Times New Roman"/>
          <w:kern w:val="0"/>
          <w:lang w:eastAsia="es-ES_tradnl"/>
          <w14:ligatures w14:val="none"/>
        </w:rPr>
        <w:t xml:space="preserve"> roles. </w:t>
      </w:r>
      <w:r w:rsidR="00BD55AE" w:rsidRPr="002335F1">
        <w:rPr>
          <w:rFonts w:ascii="Times New Roman" w:eastAsia="Times New Roman" w:hAnsi="Times New Roman" w:cs="Times New Roman"/>
          <w:kern w:val="0"/>
          <w:lang w:eastAsia="es-ES_tradnl"/>
          <w14:ligatures w14:val="none"/>
        </w:rPr>
        <w:t>Our</w:t>
      </w:r>
      <w:r w:rsidRPr="002335F1">
        <w:rPr>
          <w:rFonts w:ascii="Times New Roman" w:eastAsia="Times New Roman" w:hAnsi="Times New Roman" w:cs="Times New Roman"/>
          <w:kern w:val="0"/>
          <w:lang w:eastAsia="es-ES_tradnl"/>
          <w14:ligatures w14:val="none"/>
        </w:rPr>
        <w:t xml:space="preserve"> findings illustrate</w:t>
      </w:r>
      <w:r w:rsidR="009A0BEF" w:rsidRPr="002335F1">
        <w:rPr>
          <w:rFonts w:ascii="Times New Roman" w:eastAsia="Times New Roman" w:hAnsi="Times New Roman" w:cs="Times New Roman"/>
          <w:kern w:val="0"/>
          <w:lang w:eastAsia="es-ES_tradnl"/>
          <w14:ligatures w14:val="none"/>
        </w:rPr>
        <w:t xml:space="preserve"> that,</w:t>
      </w:r>
      <w:r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although</w:t>
      </w:r>
      <w:r w:rsidRPr="002335F1">
        <w:rPr>
          <w:rFonts w:ascii="Times New Roman" w:eastAsia="Times New Roman" w:hAnsi="Times New Roman" w:cs="Times New Roman"/>
          <w:kern w:val="0"/>
          <w:lang w:eastAsia="es-ES_tradnl"/>
          <w14:ligatures w14:val="none"/>
        </w:rPr>
        <w:t xml:space="preserve"> </w:t>
      </w:r>
      <w:del w:id="259" w:author="Iago Ferreiro" w:date="2024-12-06T15:27:00Z">
        <w:r w:rsidRPr="002335F1" w:rsidDel="00A83826">
          <w:rPr>
            <w:rFonts w:ascii="Times New Roman" w:eastAsia="Times New Roman" w:hAnsi="Times New Roman" w:cs="Times New Roman"/>
            <w:kern w:val="0"/>
            <w:lang w:eastAsia="es-ES_tradnl"/>
            <w14:ligatures w14:val="none"/>
          </w:rPr>
          <w:delText xml:space="preserve">these </w:delText>
        </w:r>
      </w:del>
      <w:ins w:id="260" w:author="Iago Ferreiro" w:date="2024-12-06T15:27:00Z">
        <w:r w:rsidR="00A83826" w:rsidRPr="002335F1">
          <w:rPr>
            <w:rFonts w:ascii="Times New Roman" w:eastAsia="Times New Roman" w:hAnsi="Times New Roman" w:cs="Times New Roman"/>
            <w:kern w:val="0"/>
            <w:lang w:eastAsia="es-ES_tradnl"/>
            <w14:ligatures w14:val="none"/>
          </w:rPr>
          <w:t>th</w:t>
        </w:r>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ins>
      <w:r w:rsidR="00BD55AE" w:rsidRPr="002335F1">
        <w:rPr>
          <w:rFonts w:ascii="Times New Roman" w:eastAsia="Times New Roman" w:hAnsi="Times New Roman" w:cs="Times New Roman"/>
          <w:kern w:val="0"/>
          <w:lang w:eastAsia="es-ES_tradnl"/>
          <w14:ligatures w14:val="none"/>
        </w:rPr>
        <w:t>species</w:t>
      </w:r>
      <w:r w:rsidRPr="002335F1">
        <w:rPr>
          <w:rFonts w:ascii="Times New Roman" w:eastAsia="Times New Roman" w:hAnsi="Times New Roman" w:cs="Times New Roman"/>
          <w:kern w:val="0"/>
          <w:lang w:eastAsia="es-ES_tradnl"/>
          <w14:ligatures w14:val="none"/>
        </w:rPr>
        <w:t xml:space="preserve"> </w:t>
      </w:r>
      <w:del w:id="261" w:author="Iago Ferreiro" w:date="2024-12-06T15:27:00Z">
        <w:r w:rsidRPr="002335F1" w:rsidDel="00A83826">
          <w:rPr>
            <w:rFonts w:ascii="Times New Roman" w:eastAsia="Times New Roman" w:hAnsi="Times New Roman" w:cs="Times New Roman"/>
            <w:kern w:val="0"/>
            <w:lang w:eastAsia="es-ES_tradnl"/>
            <w14:ligatures w14:val="none"/>
          </w:rPr>
          <w:delText xml:space="preserve">are </w:delText>
        </w:r>
      </w:del>
      <w:ins w:id="262" w:author="Iago Ferreiro" w:date="2024-12-06T15:27:00Z">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ins>
      <w:r w:rsidRPr="002335F1">
        <w:rPr>
          <w:rFonts w:ascii="Times New Roman" w:eastAsia="Times New Roman" w:hAnsi="Times New Roman" w:cs="Times New Roman"/>
          <w:kern w:val="0"/>
          <w:lang w:eastAsia="es-ES_tradnl"/>
          <w14:ligatures w14:val="none"/>
        </w:rPr>
        <w:t>crucial as</w:t>
      </w:r>
      <w:ins w:id="263" w:author="Iago Ferreiro" w:date="2024-12-06T15:27:00Z">
        <w:r w:rsidR="00A83826">
          <w:rPr>
            <w:rFonts w:ascii="Times New Roman" w:eastAsia="Times New Roman" w:hAnsi="Times New Roman" w:cs="Times New Roman"/>
            <w:kern w:val="0"/>
            <w:lang w:eastAsia="es-ES_tradnl"/>
            <w14:ligatures w14:val="none"/>
          </w:rPr>
          <w:t xml:space="preserve"> </w:t>
        </w:r>
      </w:ins>
      <w:del w:id="264" w:author="Iago Ferreiro" w:date="2024-12-06T15:27:00Z">
        <w:r w:rsidRPr="002335F1" w:rsidDel="00A83826">
          <w:rPr>
            <w:rFonts w:ascii="Times New Roman" w:eastAsia="Times New Roman" w:hAnsi="Times New Roman" w:cs="Times New Roman"/>
            <w:kern w:val="0"/>
            <w:lang w:eastAsia="es-ES_tradnl"/>
            <w14:ligatures w14:val="none"/>
          </w:rPr>
          <w:delText xml:space="preserve"> </w:delText>
        </w:r>
      </w:del>
      <w:ins w:id="265" w:author="Iago Ferreiro" w:date="2024-12-06T15:27:00Z">
        <w:r w:rsidR="00A83826">
          <w:rPr>
            <w:rFonts w:ascii="Times New Roman" w:eastAsia="Times New Roman" w:hAnsi="Times New Roman" w:cs="Times New Roman"/>
            <w:kern w:val="0"/>
            <w:lang w:eastAsia="es-ES_tradnl"/>
            <w14:ligatures w14:val="none"/>
          </w:rPr>
          <w:t xml:space="preserve">a </w:t>
        </w:r>
      </w:ins>
      <w:r w:rsidRPr="002335F1">
        <w:rPr>
          <w:rFonts w:ascii="Times New Roman" w:eastAsia="Times New Roman" w:hAnsi="Times New Roman" w:cs="Times New Roman"/>
          <w:kern w:val="0"/>
          <w:lang w:eastAsia="es-ES_tradnl"/>
          <w14:ligatures w14:val="none"/>
        </w:rPr>
        <w:t>browser</w:t>
      </w:r>
      <w:del w:id="266" w:author="Iago Ferreiro" w:date="2024-12-06T15:27:00Z">
        <w:r w:rsidRPr="002335F1" w:rsidDel="00A83826">
          <w:rPr>
            <w:rFonts w:ascii="Times New Roman" w:eastAsia="Times New Roman" w:hAnsi="Times New Roman" w:cs="Times New Roman"/>
            <w:kern w:val="0"/>
            <w:lang w:eastAsia="es-ES_tradnl"/>
            <w14:ligatures w14:val="none"/>
          </w:rPr>
          <w:delText>s</w:delText>
        </w:r>
      </w:del>
      <w:r w:rsidRPr="002335F1">
        <w:rPr>
          <w:rFonts w:ascii="Times New Roman" w:eastAsia="Times New Roman" w:hAnsi="Times New Roman" w:cs="Times New Roman"/>
          <w:kern w:val="0"/>
          <w:lang w:eastAsia="es-ES_tradnl"/>
          <w14:ligatures w14:val="none"/>
        </w:rPr>
        <w:t>, grazer</w:t>
      </w:r>
      <w:del w:id="267" w:author="Iago Ferreiro" w:date="2024-12-06T15:27:00Z">
        <w:r w:rsidRPr="002335F1" w:rsidDel="00A83826">
          <w:rPr>
            <w:rFonts w:ascii="Times New Roman" w:eastAsia="Times New Roman" w:hAnsi="Times New Roman" w:cs="Times New Roman"/>
            <w:kern w:val="0"/>
            <w:lang w:eastAsia="es-ES_tradnl"/>
            <w14:ligatures w14:val="none"/>
          </w:rPr>
          <w:delText>s</w:delText>
        </w:r>
      </w:del>
      <w:r w:rsidRPr="002335F1">
        <w:rPr>
          <w:rFonts w:ascii="Times New Roman" w:eastAsia="Times New Roman" w:hAnsi="Times New Roman" w:cs="Times New Roman"/>
          <w:kern w:val="0"/>
          <w:lang w:eastAsia="es-ES_tradnl"/>
          <w14:ligatures w14:val="none"/>
        </w:rPr>
        <w:t>, and seed disperser</w:t>
      </w:r>
      <w:del w:id="268" w:author="Iago Ferreiro" w:date="2024-12-06T15:27:00Z">
        <w:r w:rsidRPr="002335F1" w:rsidDel="00A83826">
          <w:rPr>
            <w:rFonts w:ascii="Times New Roman" w:eastAsia="Times New Roman" w:hAnsi="Times New Roman" w:cs="Times New Roman"/>
            <w:kern w:val="0"/>
            <w:lang w:eastAsia="es-ES_tradnl"/>
            <w14:ligatures w14:val="none"/>
          </w:rPr>
          <w:delText>s</w:delText>
        </w:r>
      </w:del>
      <w:r w:rsidRPr="002335F1">
        <w:rPr>
          <w:rFonts w:ascii="Times New Roman" w:eastAsia="Times New Roman" w:hAnsi="Times New Roman" w:cs="Times New Roman"/>
          <w:kern w:val="0"/>
          <w:lang w:eastAsia="es-ES_tradnl"/>
          <w14:ligatures w14:val="none"/>
        </w:rPr>
        <w:t>, it is essential to consider how individual differences</w:t>
      </w:r>
      <w:r w:rsidR="001B29AC" w:rsidRPr="002335F1">
        <w:rPr>
          <w:rFonts w:ascii="Times New Roman" w:eastAsia="Times New Roman" w:hAnsi="Times New Roman" w:cs="Times New Roman"/>
          <w:kern w:val="0"/>
          <w:lang w:eastAsia="es-ES_tradnl"/>
          <w14:ligatures w14:val="none"/>
        </w:rPr>
        <w:t xml:space="preserve"> in diet</w:t>
      </w:r>
      <w:r w:rsidRPr="002335F1">
        <w:rPr>
          <w:rFonts w:ascii="Times New Roman" w:eastAsia="Times New Roman" w:hAnsi="Times New Roman" w:cs="Times New Roman"/>
          <w:kern w:val="0"/>
          <w:lang w:eastAsia="es-ES_tradnl"/>
          <w14:ligatures w14:val="none"/>
        </w:rPr>
        <w:t xml:space="preserve"> may influence their effectiveness in these </w:t>
      </w:r>
      <w:r w:rsidR="009A0BEF" w:rsidRPr="002335F1">
        <w:rPr>
          <w:rFonts w:ascii="Times New Roman" w:eastAsia="Times New Roman" w:hAnsi="Times New Roman" w:cs="Times New Roman"/>
          <w:kern w:val="0"/>
          <w:lang w:eastAsia="es-ES_tradnl"/>
          <w14:ligatures w14:val="none"/>
        </w:rPr>
        <w:t>roles</w:t>
      </w:r>
      <w:r w:rsidRPr="002335F1">
        <w:rPr>
          <w:rFonts w:ascii="Times New Roman" w:eastAsia="Times New Roman" w:hAnsi="Times New Roman" w:cs="Times New Roman"/>
          <w:kern w:val="0"/>
          <w:lang w:eastAsia="es-ES_tradnl"/>
          <w14:ligatures w14:val="none"/>
        </w:rPr>
        <w:t xml:space="preserve">. </w:t>
      </w:r>
      <w:r w:rsidR="00ED3832" w:rsidRPr="002335F1">
        <w:rPr>
          <w:rFonts w:ascii="Times New Roman" w:eastAsia="Times New Roman" w:hAnsi="Times New Roman" w:cs="Times New Roman"/>
          <w:kern w:val="0"/>
          <w:lang w:eastAsia="es-ES_tradnl"/>
          <w14:ligatures w14:val="none"/>
        </w:rPr>
        <w:t>As keystone species can perform multiple ecological functions</w:t>
      </w:r>
      <w:r w:rsidR="00BD55AE" w:rsidRPr="002335F1">
        <w:rPr>
          <w:rFonts w:ascii="Times New Roman" w:eastAsia="Times New Roman" w:hAnsi="Times New Roman" w:cs="Times New Roman"/>
          <w:kern w:val="0"/>
          <w:lang w:eastAsia="es-ES_tradnl"/>
          <w14:ligatures w14:val="none"/>
        </w:rPr>
        <w:t xml:space="preserve"> </w:t>
      </w:r>
      <w:r w:rsidR="00BD55AE" w:rsidRPr="002335F1">
        <w:rPr>
          <w:rFonts w:ascii="Times New Roman" w:eastAsia="Times New Roman" w:hAnsi="Times New Roman" w:cs="Times New Roman"/>
          <w:kern w:val="0"/>
          <w:lang w:eastAsia="es-ES_tradnl"/>
          <w14:ligatures w14:val="none"/>
        </w:rPr>
        <w:fldChar w:fldCharType="begin"/>
      </w:r>
      <w:r w:rsidR="00BD55AE" w:rsidRPr="002335F1">
        <w:rPr>
          <w:rFonts w:ascii="Times New Roman" w:eastAsia="Times New Roman" w:hAnsi="Times New Roman" w:cs="Times New Roman"/>
          <w:kern w:val="0"/>
          <w:lang w:eastAsia="es-ES_tradnl"/>
          <w14:ligatures w14:val="none"/>
        </w:rPr>
        <w:instrText xml:space="preserve"> ADDIN ZOTERO_ITEM CSL_CITATION {"citationID":"v3BCpRjt","properties":{"formattedCitation":"(Tim\\uc0\\u243{}teo et al., 2023)","plainCitation":"(Timóteo et al., 2023)","noteIndex":0},"citationItems":[{"id":4625,"uris":["http://zotero.org/users/11161907/items/HFJMAPGU"],"itemData":{"id":4625,"type":"article-journal","abstract":"Keystone species are disproportionately important for ecosystem functioning. While all species engage in multiple interaction types with other species, keystone species importance is often defined based on a single dimension of their Eltonian niche, that is, one type of interaction (e.g. keystone predator). It remains unclear whether the importance of keystone species is unidimensional or if it extends across interaction types. We conducted a meta-analysis of tripartite interaction networks examining whether species importance in one dimension of their niche is mirrored in other niche dimensions, and whether this is associated with interaction outcome, intimacy or species richness. We show that keystone species importance is positively associated across multiple ecological niche dimensions, independently of abundance, and find no evidence that multidimensionality of keystone species is influenced by the explanatory variables. We propose that the role of keystone species extends across multiple ecological niche dimensions, with important implications for ecosystem resilience and conservation. Read the free Plain Language Summary for this article on the Journal blog.","container-title":"Functional Ecology","DOI":"10.1111/1365-2435.14206","ISSN":"1365-2435","issue":"2","language":"en","license":"© 2022 The Authors. Functional Ecology published by John Wiley &amp; Sons Ltd on behalf of British Ecological Society.","note":"_eprint: https://onlinelibrary.wiley.com/doi/pdf/10.1111/1365-2435.14206","page":"274-286","source":"Wiley Online Library","title":"Tripartite networks show that keystone species can multitask","volume":"37","author":[{"family":"Timóteo","given":"Sérgio"},{"family":"Albrecht","given":"Jörg"},{"family":"Rumeu","given":"Beatriz"},{"family":"Norte","given":"Ana C."},{"family":"Traveset","given":"Anna"},{"family":"Frost","given":"Carol M."},{"family":"Marchante","given":"Elizabete"},{"family":"López-Núñez","given":"Francisco A."},{"family":"Peralta","given":"Guadalupe"},{"family":"Memmott","given":"Jane"},{"family":"Olesen","given":"Jens M."},{"family":"Costa","given":"José M."},{"family":"Silva","given":"Luís P.","non-dropping-particle":"da"},{"family":"Carvalheiro","given":"Luísa G."},{"family":"Correia","given":"Marta"},{"family":"Staab","given":"Michael"},{"family":"Blüthgen","given":"Nico"},{"family":"Farwig","given":"Nina"},{"family":"Hervías-Parejo","given":"Sandra"},{"family":"Mironov","given":"Sergei"},{"family":"Rodríguez-Echeverría","given":"Susana"},{"family":"Heleno","given":"Ruben"}],"issued":{"date-parts":[["2023"]]}}}],"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hAnsi="Times New Roman" w:cs="Times New Roman"/>
          <w:kern w:val="0"/>
        </w:rPr>
        <w:t>(Timóteo et al., 2023)</w:t>
      </w:r>
      <w:r w:rsidR="00BD55AE" w:rsidRPr="002335F1">
        <w:rPr>
          <w:rFonts w:ascii="Times New Roman" w:eastAsia="Times New Roman" w:hAnsi="Times New Roman" w:cs="Times New Roman"/>
          <w:kern w:val="0"/>
          <w:lang w:eastAsia="es-ES_tradnl"/>
          <w14:ligatures w14:val="none"/>
        </w:rPr>
        <w:fldChar w:fldCharType="end"/>
      </w:r>
      <w:r w:rsidR="00BD55AE"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one might also</w:t>
      </w:r>
      <w:r w:rsidR="00ED3832" w:rsidRPr="002335F1">
        <w:rPr>
          <w:rFonts w:ascii="Times New Roman" w:eastAsia="Times New Roman" w:hAnsi="Times New Roman" w:cs="Times New Roman"/>
          <w:kern w:val="0"/>
          <w:lang w:eastAsia="es-ES_tradnl"/>
          <w14:ligatures w14:val="none"/>
        </w:rPr>
        <w:t xml:space="preserve"> ask</w:t>
      </w:r>
      <w:r w:rsidR="009A0BEF" w:rsidRPr="002335F1">
        <w:rPr>
          <w:rFonts w:ascii="Times New Roman" w:eastAsia="Times New Roman" w:hAnsi="Times New Roman" w:cs="Times New Roman"/>
          <w:kern w:val="0"/>
          <w:lang w:eastAsia="es-ES_tradnl"/>
          <w14:ligatures w14:val="none"/>
        </w:rPr>
        <w:t>: do individuals</w:t>
      </w:r>
      <w:r w:rsidR="00ED3832" w:rsidRPr="002335F1">
        <w:rPr>
          <w:rFonts w:ascii="Times New Roman" w:eastAsia="Times New Roman" w:hAnsi="Times New Roman" w:cs="Times New Roman"/>
          <w:kern w:val="0"/>
          <w:lang w:eastAsia="es-ES_tradnl"/>
          <w14:ligatures w14:val="none"/>
        </w:rPr>
        <w:t xml:space="preserve"> exhibit multitasking capabilities</w:t>
      </w:r>
      <w:r w:rsidR="006620B3" w:rsidRPr="002335F1">
        <w:rPr>
          <w:rFonts w:ascii="Times New Roman" w:eastAsia="Times New Roman" w:hAnsi="Times New Roman" w:cs="Times New Roman"/>
          <w:kern w:val="0"/>
          <w:lang w:eastAsia="es-ES_tradnl"/>
          <w14:ligatures w14:val="none"/>
        </w:rPr>
        <w:t>?</w:t>
      </w:r>
      <w:r w:rsidR="00ED3832" w:rsidRPr="002335F1">
        <w:rPr>
          <w:rFonts w:ascii="Times New Roman" w:eastAsia="Times New Roman" w:hAnsi="Times New Roman" w:cs="Times New Roman"/>
          <w:kern w:val="0"/>
          <w:lang w:eastAsia="es-ES_tradnl"/>
          <w14:ligatures w14:val="none"/>
        </w:rPr>
        <w:t xml:space="preserve"> Our findings suggest that the contributions </w:t>
      </w:r>
      <w:r w:rsidR="00ED3832" w:rsidRPr="002335F1">
        <w:rPr>
          <w:rFonts w:ascii="Times New Roman" w:eastAsia="Times New Roman" w:hAnsi="Times New Roman" w:cs="Times New Roman"/>
          <w:kern w:val="0"/>
          <w:lang w:eastAsia="es-ES_tradnl"/>
          <w14:ligatures w14:val="none"/>
        </w:rPr>
        <w:lastRenderedPageBreak/>
        <w:t>of tortoises to</w:t>
      </w:r>
      <w:r w:rsidR="000C0803" w:rsidRPr="002335F1">
        <w:rPr>
          <w:rFonts w:ascii="Times New Roman" w:eastAsia="Times New Roman" w:hAnsi="Times New Roman" w:cs="Times New Roman"/>
          <w:kern w:val="0"/>
          <w:lang w:eastAsia="es-ES_tradnl"/>
          <w14:ligatures w14:val="none"/>
        </w:rPr>
        <w:t xml:space="preserve"> browsing-grazing</w:t>
      </w:r>
      <w:r w:rsidR="00ED3832"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and </w:t>
      </w:r>
      <w:r w:rsidR="000C0803" w:rsidRPr="002335F1">
        <w:rPr>
          <w:rFonts w:ascii="Times New Roman" w:eastAsia="Times New Roman" w:hAnsi="Times New Roman" w:cs="Times New Roman"/>
          <w:kern w:val="0"/>
          <w:lang w:eastAsia="es-ES_tradnl"/>
          <w14:ligatures w14:val="none"/>
        </w:rPr>
        <w:t xml:space="preserve">seed dispersal </w:t>
      </w:r>
      <w:r w:rsidR="00ED3832" w:rsidRPr="002335F1">
        <w:rPr>
          <w:rFonts w:ascii="Times New Roman" w:eastAsia="Times New Roman" w:hAnsi="Times New Roman" w:cs="Times New Roman"/>
          <w:kern w:val="0"/>
          <w:lang w:eastAsia="es-ES_tradnl"/>
          <w14:ligatures w14:val="none"/>
        </w:rPr>
        <w:t xml:space="preserve">effectiveness can vary significantly from individual to individual, particularly when viewed through the lens of rewiring ecological interactions and </w:t>
      </w:r>
      <w:r w:rsidR="009A0BEF" w:rsidRPr="002335F1">
        <w:rPr>
          <w:rFonts w:ascii="Times New Roman" w:eastAsia="Times New Roman" w:hAnsi="Times New Roman" w:cs="Times New Roman"/>
          <w:kern w:val="0"/>
          <w:lang w:eastAsia="es-ES_tradnl"/>
          <w14:ligatures w14:val="none"/>
        </w:rPr>
        <w:t>managing</w:t>
      </w:r>
      <w:r w:rsidR="00ED3832" w:rsidRPr="002335F1">
        <w:rPr>
          <w:rFonts w:ascii="Times New Roman" w:eastAsia="Times New Roman" w:hAnsi="Times New Roman" w:cs="Times New Roman"/>
          <w:kern w:val="0"/>
          <w:lang w:eastAsia="es-ES_tradnl"/>
          <w14:ligatures w14:val="none"/>
        </w:rPr>
        <w:t xml:space="preserve"> exotic and invasive species</w:t>
      </w:r>
      <w:r w:rsidR="006620B3" w:rsidRPr="002335F1">
        <w:rPr>
          <w:rFonts w:ascii="Times New Roman" w:eastAsia="Times New Roman" w:hAnsi="Times New Roman" w:cs="Times New Roman"/>
          <w:kern w:val="0"/>
          <w:lang w:eastAsia="es-ES_tradnl"/>
          <w14:ligatures w14:val="none"/>
        </w:rPr>
        <w:t xml:space="preserve"> in insular ecosystems. </w:t>
      </w:r>
      <w:r w:rsidR="00ED3832" w:rsidRPr="002335F1">
        <w:rPr>
          <w:rFonts w:ascii="Times New Roman" w:eastAsia="Times New Roman" w:hAnsi="Times New Roman" w:cs="Times New Roman"/>
          <w:kern w:val="0"/>
          <w:lang w:eastAsia="es-ES_tradnl"/>
          <w14:ligatures w14:val="none"/>
        </w:rPr>
        <w:t xml:space="preserve">The reintroduction of diverse individuals into a given habitat can yield equally beneficial outcomes concerning the control of </w:t>
      </w:r>
      <w:r w:rsidR="002A31E5" w:rsidRPr="002335F1">
        <w:rPr>
          <w:rFonts w:ascii="Times New Roman" w:eastAsia="Times New Roman" w:hAnsi="Times New Roman" w:cs="Times New Roman"/>
          <w:kern w:val="0"/>
          <w:lang w:eastAsia="es-ES_tradnl"/>
          <w14:ligatures w14:val="none"/>
        </w:rPr>
        <w:t>exotic</w:t>
      </w:r>
      <w:r w:rsidR="00ED3832" w:rsidRPr="002335F1">
        <w:rPr>
          <w:rFonts w:ascii="Times New Roman" w:eastAsia="Times New Roman" w:hAnsi="Times New Roman" w:cs="Times New Roman"/>
          <w:kern w:val="0"/>
          <w:lang w:eastAsia="es-ES_tradnl"/>
          <w14:ligatures w14:val="none"/>
        </w:rPr>
        <w:t xml:space="preserve"> species through antagonistic interactions and the dispersal of native plants via mutualistic relationships</w:t>
      </w:r>
      <w:r w:rsidR="00BD55AE" w:rsidRPr="002335F1">
        <w:rPr>
          <w:rFonts w:ascii="Times New Roman" w:eastAsia="Times New Roman" w:hAnsi="Times New Roman" w:cs="Times New Roman"/>
          <w:kern w:val="0"/>
          <w:lang w:eastAsia="es-ES_tradnl"/>
          <w14:ligatures w14:val="none"/>
        </w:rPr>
        <w:t xml:space="preserve"> </w:t>
      </w:r>
      <w:r w:rsidR="008B7305" w:rsidRPr="002335F1">
        <w:rPr>
          <w:rFonts w:ascii="Times New Roman" w:eastAsia="Times New Roman" w:hAnsi="Times New Roman" w:cs="Times New Roman"/>
          <w:kern w:val="0"/>
          <w:lang w:eastAsia="es-ES_tradnl"/>
          <w14:ligatures w14:val="none"/>
        </w:rPr>
        <w:fldChar w:fldCharType="begin"/>
      </w:r>
      <w:r w:rsidR="00F23D0C">
        <w:rPr>
          <w:rFonts w:ascii="Times New Roman" w:eastAsia="Times New Roman" w:hAnsi="Times New Roman" w:cs="Times New Roman"/>
          <w:kern w:val="0"/>
          <w:lang w:eastAsia="es-ES_tradnl"/>
          <w14:ligatures w14:val="none"/>
        </w:rPr>
        <w:instrText xml:space="preserve"> ADDIN ZOTERO_ITEM CSL_CITATION {"citationID":"GPaNYYKK","properties":{"formattedCitation":"(Falc\\uc0\\u243{}n et al., 2020; Hansen, 2015; Waibel et al., 2013)","plainCitation":"(Falcón et al., 2020; Hansen, 2015; Waibel et al., 2013)","noteIndex":0},"citationItems":[{"id":4507,"uris":["http://zotero.org/users/11161907/items/K9D6SZL3"],"itemData":{"id":4507,"type":"article-journal","abstract":"In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8B7305" w:rsidRPr="002335F1">
        <w:rPr>
          <w:rFonts w:ascii="Times New Roman" w:eastAsia="Times New Roman" w:hAnsi="Times New Roman" w:cs="Times New Roman"/>
          <w:kern w:val="0"/>
          <w:lang w:eastAsia="es-ES_tradnl"/>
          <w14:ligatures w14:val="none"/>
        </w:rPr>
        <w:fldChar w:fldCharType="separate"/>
      </w:r>
      <w:r w:rsidR="00F23D0C" w:rsidRPr="00DD6521">
        <w:rPr>
          <w:rFonts w:ascii="Times New Roman" w:hAnsi="Times New Roman" w:cs="Times New Roman"/>
          <w:kern w:val="0"/>
          <w:lang w:val="en-US"/>
        </w:rPr>
        <w:t>(Falcón et al., 2020; Hansen, 2015; Waibel et al., 2013)</w:t>
      </w:r>
      <w:r w:rsidR="008B730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However, our results </w:t>
      </w:r>
      <w:r w:rsidR="008B7305" w:rsidRPr="002335F1">
        <w:rPr>
          <w:rFonts w:ascii="Times New Roman" w:eastAsia="Times New Roman" w:hAnsi="Times New Roman" w:cs="Times New Roman"/>
          <w:kern w:val="0"/>
          <w:lang w:eastAsia="es-ES_tradnl"/>
          <w14:ligatures w14:val="none"/>
        </w:rPr>
        <w:t>showed</w:t>
      </w:r>
      <w:r w:rsidR="00ED3832" w:rsidRPr="002335F1">
        <w:rPr>
          <w:rFonts w:ascii="Times New Roman" w:eastAsia="Times New Roman" w:hAnsi="Times New Roman" w:cs="Times New Roman"/>
          <w:kern w:val="0"/>
          <w:lang w:eastAsia="es-ES_tradnl"/>
          <w14:ligatures w14:val="none"/>
        </w:rPr>
        <w:t xml:space="preserve"> a trend</w:t>
      </w:r>
      <w:r w:rsidR="009A0BEF" w:rsidRPr="002335F1">
        <w:rPr>
          <w:rFonts w:ascii="Times New Roman" w:eastAsia="Times New Roman" w:hAnsi="Times New Roman" w:cs="Times New Roman"/>
          <w:kern w:val="0"/>
          <w:lang w:eastAsia="es-ES_tradnl"/>
          <w14:ligatures w14:val="none"/>
        </w:rPr>
        <w:t xml:space="preserve"> in</w:t>
      </w:r>
      <w:r w:rsidR="008B7305" w:rsidRPr="002335F1">
        <w:rPr>
          <w:rFonts w:ascii="Times New Roman" w:eastAsia="Times New Roman" w:hAnsi="Times New Roman" w:cs="Times New Roman"/>
          <w:kern w:val="0"/>
          <w:lang w:eastAsia="es-ES_tradnl"/>
          <w14:ligatures w14:val="none"/>
        </w:rPr>
        <w:t xml:space="preserve"> which</w:t>
      </w:r>
      <w:r w:rsidR="00ED3832" w:rsidRPr="002335F1">
        <w:rPr>
          <w:rFonts w:ascii="Times New Roman" w:eastAsia="Times New Roman" w:hAnsi="Times New Roman" w:cs="Times New Roman"/>
          <w:kern w:val="0"/>
          <w:lang w:eastAsia="es-ES_tradnl"/>
          <w14:ligatures w14:val="none"/>
        </w:rPr>
        <w:t xml:space="preserve"> the majority of reintroduced individuals performed more effectively as seed dispersers for native plants than as </w:t>
      </w:r>
      <w:r w:rsidR="009C41FF" w:rsidRPr="002335F1">
        <w:rPr>
          <w:rFonts w:ascii="Times New Roman" w:eastAsia="Times New Roman" w:hAnsi="Times New Roman" w:cs="Times New Roman"/>
          <w:kern w:val="0"/>
          <w:lang w:eastAsia="es-ES_tradnl"/>
          <w14:ligatures w14:val="none"/>
        </w:rPr>
        <w:t>browser-grazers</w:t>
      </w:r>
      <w:r w:rsidR="00ED3832" w:rsidRPr="002335F1">
        <w:rPr>
          <w:rFonts w:ascii="Times New Roman" w:eastAsia="Times New Roman" w:hAnsi="Times New Roman" w:cs="Times New Roman"/>
          <w:kern w:val="0"/>
          <w:lang w:eastAsia="es-ES_tradnl"/>
          <w14:ligatures w14:val="none"/>
        </w:rPr>
        <w:t xml:space="preserve"> of exotic plants. Notably, only one individual excelled as a </w:t>
      </w:r>
      <w:r w:rsidRPr="002335F1">
        <w:rPr>
          <w:rFonts w:ascii="Times New Roman" w:eastAsia="Times New Roman" w:hAnsi="Times New Roman" w:cs="Times New Roman"/>
          <w:kern w:val="0"/>
          <w:lang w:eastAsia="es-ES_tradnl"/>
          <w14:ligatures w14:val="none"/>
        </w:rPr>
        <w:t>browser-grazer</w:t>
      </w:r>
      <w:r w:rsidR="00ED3832" w:rsidRPr="002335F1">
        <w:rPr>
          <w:rFonts w:ascii="Times New Roman" w:eastAsia="Times New Roman" w:hAnsi="Times New Roman" w:cs="Times New Roman"/>
          <w:kern w:val="0"/>
          <w:lang w:eastAsia="es-ES_tradnl"/>
          <w14:ligatures w14:val="none"/>
        </w:rPr>
        <w:t xml:space="preserve"> of exotic species, demonstrating the complexities inherent in these multitasking roles.</w:t>
      </w:r>
      <w:r w:rsidR="006620B3" w:rsidRPr="002335F1">
        <w:rPr>
          <w:rFonts w:ascii="Times New Roman" w:eastAsia="Times New Roman" w:hAnsi="Times New Roman" w:cs="Times New Roman"/>
          <w:kern w:val="0"/>
          <w:lang w:eastAsia="es-ES_tradnl"/>
          <w14:ligatures w14:val="none"/>
        </w:rPr>
        <w:t xml:space="preserve"> </w:t>
      </w:r>
      <w:del w:id="269" w:author="Iago Ferreiro" w:date="2024-12-06T15:29:00Z">
        <w:r w:rsidR="00391F84" w:rsidRPr="002335F1" w:rsidDel="00A83826">
          <w:rPr>
            <w:rFonts w:ascii="Times New Roman" w:eastAsia="Times New Roman" w:hAnsi="Times New Roman" w:cs="Times New Roman"/>
            <w:color w:val="FF0000"/>
            <w:kern w:val="0"/>
            <w:lang w:eastAsia="es-ES_tradnl"/>
            <w14:ligatures w14:val="none"/>
          </w:rPr>
          <w:delText xml:space="preserve">Interestingly, feeding individuals with exotic plants before release may help controlling introduced </w:delText>
        </w:r>
        <w:commentRangeStart w:id="270"/>
        <w:commentRangeStart w:id="271"/>
        <w:r w:rsidR="00391F84" w:rsidRPr="002335F1" w:rsidDel="00A83826">
          <w:rPr>
            <w:rFonts w:ascii="Times New Roman" w:eastAsia="Times New Roman" w:hAnsi="Times New Roman" w:cs="Times New Roman"/>
            <w:color w:val="FF0000"/>
            <w:kern w:val="0"/>
            <w:lang w:eastAsia="es-ES_tradnl"/>
            <w14:ligatures w14:val="none"/>
          </w:rPr>
          <w:delText>plants</w:delText>
        </w:r>
        <w:commentRangeEnd w:id="270"/>
        <w:r w:rsidR="00F44A95" w:rsidDel="00A83826">
          <w:rPr>
            <w:rStyle w:val="CommentReference"/>
          </w:rPr>
          <w:commentReference w:id="270"/>
        </w:r>
        <w:commentRangeEnd w:id="271"/>
        <w:r w:rsidR="00A83826" w:rsidDel="00A83826">
          <w:rPr>
            <w:rStyle w:val="CommentReference"/>
          </w:rPr>
          <w:commentReference w:id="271"/>
        </w:r>
        <w:r w:rsidR="00391F84" w:rsidRPr="002335F1" w:rsidDel="00A83826">
          <w:rPr>
            <w:rFonts w:ascii="Times New Roman" w:eastAsia="Times New Roman" w:hAnsi="Times New Roman" w:cs="Times New Roman"/>
            <w:color w:val="FF0000"/>
            <w:kern w:val="0"/>
            <w:lang w:eastAsia="es-ES_tradnl"/>
            <w14:ligatures w14:val="none"/>
          </w:rPr>
          <w:delText>.</w:delText>
        </w:r>
      </w:del>
    </w:p>
    <w:p w14:paraId="01B21339" w14:textId="3E543239" w:rsidR="001B29AC" w:rsidRPr="002335F1"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These variations are</w:t>
      </w:r>
      <w:r w:rsidR="008B7305" w:rsidRPr="002335F1">
        <w:rPr>
          <w:rFonts w:ascii="Times New Roman" w:eastAsia="Times New Roman" w:hAnsi="Times New Roman" w:cs="Times New Roman"/>
          <w:kern w:val="0"/>
          <w:lang w:eastAsia="es-ES_tradnl"/>
          <w14:ligatures w14:val="none"/>
        </w:rPr>
        <w:t xml:space="preserve"> also</w:t>
      </w:r>
      <w:r w:rsidRPr="002335F1">
        <w:rPr>
          <w:rFonts w:ascii="Times New Roman" w:eastAsia="Times New Roman" w:hAnsi="Times New Roman" w:cs="Times New Roman"/>
          <w:kern w:val="0"/>
          <w:lang w:eastAsia="es-ES_tradnl"/>
          <w14:ligatures w14:val="none"/>
        </w:rPr>
        <w:t xml:space="preserve"> intrinsically linked to the topological roles of individual tortoises as assessed by centrality metrics in </w:t>
      </w:r>
      <w:r w:rsidR="002A31E5" w:rsidRPr="002335F1">
        <w:rPr>
          <w:rFonts w:ascii="Times New Roman" w:eastAsia="Times New Roman" w:hAnsi="Times New Roman" w:cs="Times New Roman"/>
          <w:kern w:val="0"/>
          <w:lang w:eastAsia="es-ES_tradnl"/>
          <w14:ligatures w14:val="none"/>
        </w:rPr>
        <w:t>antagonistic and mutualistic individual</w:t>
      </w:r>
      <w:ins w:id="272" w:author="Iago Ferreiro" w:date="2024-12-06T15:29:00Z">
        <w:r w:rsidR="00A83826">
          <w:rPr>
            <w:rFonts w:ascii="Times New Roman" w:eastAsia="Times New Roman" w:hAnsi="Times New Roman" w:cs="Times New Roman"/>
            <w:kern w:val="0"/>
            <w:lang w:eastAsia="es-ES_tradnl"/>
            <w14:ligatures w14:val="none"/>
          </w:rPr>
          <w:t>-based</w:t>
        </w:r>
      </w:ins>
      <w:r w:rsidR="002A31E5"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ecological networks.</w:t>
      </w:r>
      <w:r w:rsidR="00646373" w:rsidRPr="002335F1">
        <w:rPr>
          <w:rFonts w:ascii="Times New Roman" w:eastAsia="Times New Roman" w:hAnsi="Times New Roman" w:cs="Times New Roman"/>
          <w:kern w:val="0"/>
          <w:lang w:eastAsia="es-ES_tradnl"/>
          <w14:ligatures w14:val="none"/>
        </w:rPr>
        <w:t xml:space="preserve"> </w:t>
      </w:r>
      <w:r w:rsidR="00DC2588" w:rsidRPr="002335F1">
        <w:rPr>
          <w:rFonts w:ascii="Times New Roman" w:eastAsia="Times New Roman" w:hAnsi="Times New Roman" w:cs="Times New Roman"/>
          <w:kern w:val="0"/>
          <w:lang w:eastAsia="es-ES_tradnl"/>
          <w14:ligatures w14:val="none"/>
        </w:rPr>
        <w:t>T</w:t>
      </w:r>
      <w:r w:rsidR="00646373" w:rsidRPr="002335F1">
        <w:rPr>
          <w:rFonts w:ascii="Times New Roman" w:eastAsia="Times New Roman" w:hAnsi="Times New Roman" w:cs="Times New Roman"/>
          <w:kern w:val="0"/>
          <w:lang w:eastAsia="es-ES_tradnl"/>
          <w14:ligatures w14:val="none"/>
        </w:rPr>
        <w:t xml:space="preserve">opological roles within mutualistic ecological networks were closely linked to species' contributions to seed dispersal, indicating that those most significant from a topological </w:t>
      </w:r>
      <w:r w:rsidR="009A0BEF" w:rsidRPr="002335F1">
        <w:rPr>
          <w:rFonts w:ascii="Times New Roman" w:eastAsia="Times New Roman" w:hAnsi="Times New Roman" w:cs="Times New Roman"/>
          <w:kern w:val="0"/>
          <w:lang w:eastAsia="es-ES_tradnl"/>
          <w14:ligatures w14:val="none"/>
        </w:rPr>
        <w:t>perspective</w:t>
      </w:r>
      <w:r w:rsidR="00646373" w:rsidRPr="002335F1">
        <w:rPr>
          <w:rFonts w:ascii="Times New Roman" w:eastAsia="Times New Roman" w:hAnsi="Times New Roman" w:cs="Times New Roman"/>
          <w:kern w:val="0"/>
          <w:lang w:eastAsia="es-ES_tradnl"/>
          <w14:ligatures w14:val="none"/>
        </w:rPr>
        <w:t xml:space="preserve"> were also key contributors to seed dispersal processes </w:t>
      </w:r>
      <w:r w:rsidR="00646373" w:rsidRPr="002335F1">
        <w:rPr>
          <w:rFonts w:ascii="Times New Roman" w:eastAsia="Times New Roman" w:hAnsi="Times New Roman" w:cs="Times New Roman"/>
          <w:kern w:val="0"/>
          <w:lang w:eastAsia="es-ES_tradnl"/>
          <w14:ligatures w14:val="none"/>
        </w:rPr>
        <w:fldChar w:fldCharType="begin"/>
      </w:r>
      <w:r w:rsidR="00646373" w:rsidRPr="002335F1">
        <w:rPr>
          <w:rFonts w:ascii="Times New Roman" w:eastAsia="Times New Roman" w:hAnsi="Times New Roman" w:cs="Times New Roman"/>
          <w:kern w:val="0"/>
          <w:lang w:eastAsia="es-ES_tradnl"/>
          <w14:ligatures w14:val="none"/>
        </w:rPr>
        <w:instrText xml:space="preserve"> ADDIN ZOTERO_ITEM CSL_CITATION {"citationID":"d4TqyVGd","properties":{"formattedCitation":"(Acevedo-Quintero et al., 2020)","plainCitation":"(Acevedo-Quintero et al., 2020)","noteIndex":0},"citationItems":[{"id":4054,"uris":["http://zotero.org/users/11161907/items/5DUJTADG"],"itemData":{"id":4054,"type":"article-journal","abstract":"Networks of mutualistic interactions between animals and plants are considered a pivotal part of ecological communities. However, mutualistic networks are rarely studied from the perspective of species-specific roles, and it remains to be established whether those animal species more relevant for network structure also contribute more to the ecological functions derived from interactions. Here, we relate the contribution to seed dispersal of vertebrate species with their topological role in frugivore–plant interaction networks. For one year in two localities with remnant patches of Colombian tropical dry forest, we sampled abundance, morphology, behaviour and fruit consumption from fleshy-fruited plants of various frugivore species. We assessed the network topological role of each frugivore species by integrating their degree of generalization in interactions with plants with their contributions to network nestedness and modularity. We estimated the potential contribution of each frugivore species to community-wide seed dispersal, on the basis of a set of frugivore ecological, morphological and behavioural characteristics important for seed dispersal, together with frugivore abundance and frugivory degree. The various frugivore species showed strong differences in their network structural roles, with generalist species contributing the most to network modularity and nestedness. Frugivores also showed strong variability in terms of potential contribution to seed dispersal, depending on the specific combinations of frugivore abundance, frugivory degree and the different traits and behaviours. For both localities, the seed dispersal potential of a frugivore species responded positively to its contribution to network structure, evidencing that the most important frugivore species in the network topology were also those making the strongest contribution as seed dispersers. Contribution to network structure was correlated with frugivore abundance, diet and behavioural characteristics. This suggests that the species-level link between structure and function is due to the fact that the occurrence of frugivore–plant interactions depends largely on the characteristics of the frugivore involved, which also condition its ultimate role in seed dispersal.","container-title":"Journal of Animal Ecology","DOI":"10.1111/1365-2656.13273","ISSN":"1365-2656","issue":"9","language":"en","license":"© 2020 British Ecological Society","note":"_eprint: https://onlinelibrary.wiley.com/doi/pdf/10.1111/1365-2656.13273","page":"2181-2191","source":"Wiley Online Library","title":"From structure to function in mutualistic interaction networks: Topologically important frugivores have greater potential as seed dispersers","title-short":"From structure to function in mutualistic interaction networks","volume":"89","author":[{"family":"Acevedo-Quintero","given":"Juan Fernando"},{"family":"Zamora-Abrego","given":"Joan Gastón"},{"family":"García","given":"Daniel"}],"issued":{"date-parts":[["2020"]]}}}],"schema":"https://github.com/citation-style-language/schema/raw/master/csl-citation.json"} </w:instrText>
      </w:r>
      <w:r w:rsidR="00646373" w:rsidRPr="002335F1">
        <w:rPr>
          <w:rFonts w:ascii="Times New Roman" w:eastAsia="Times New Roman" w:hAnsi="Times New Roman" w:cs="Times New Roman"/>
          <w:kern w:val="0"/>
          <w:lang w:eastAsia="es-ES_tradnl"/>
          <w14:ligatures w14:val="none"/>
        </w:rPr>
        <w:fldChar w:fldCharType="separate"/>
      </w:r>
      <w:r w:rsidR="00646373" w:rsidRPr="002335F1">
        <w:rPr>
          <w:rFonts w:ascii="Times New Roman" w:eastAsia="Times New Roman" w:hAnsi="Times New Roman" w:cs="Times New Roman"/>
          <w:noProof/>
          <w:kern w:val="0"/>
          <w:lang w:eastAsia="es-ES_tradnl"/>
          <w14:ligatures w14:val="none"/>
        </w:rPr>
        <w:t>(Acevedo-Quintero et al., 2020)</w:t>
      </w:r>
      <w:r w:rsidR="00646373" w:rsidRPr="002335F1">
        <w:rPr>
          <w:rFonts w:ascii="Times New Roman" w:eastAsia="Times New Roman" w:hAnsi="Times New Roman" w:cs="Times New Roman"/>
          <w:kern w:val="0"/>
          <w:lang w:eastAsia="es-ES_tradnl"/>
          <w14:ligatures w14:val="none"/>
        </w:rPr>
        <w:fldChar w:fldCharType="end"/>
      </w:r>
      <w:r w:rsidR="0064637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The lack of</w:t>
      </w:r>
      <w:del w:id="273" w:author="Iago Ferreiro" w:date="2024-12-06T15:30:00Z">
        <w:r w:rsidRPr="002335F1" w:rsidDel="00A83826">
          <w:rPr>
            <w:rFonts w:ascii="Times New Roman" w:eastAsia="Times New Roman" w:hAnsi="Times New Roman" w:cs="Times New Roman"/>
            <w:kern w:val="0"/>
            <w:lang w:eastAsia="es-ES_tradnl"/>
            <w14:ligatures w14:val="none"/>
          </w:rPr>
          <w:delText xml:space="preserve"> correlation</w:delText>
        </w:r>
      </w:del>
      <w:ins w:id="274" w:author="Iago Ferreiro" w:date="2024-12-06T15:30:00Z">
        <w:r w:rsidR="00A83826">
          <w:rPr>
            <w:rFonts w:ascii="Times New Roman" w:eastAsia="Times New Roman" w:hAnsi="Times New Roman" w:cs="Times New Roman"/>
            <w:kern w:val="0"/>
            <w:lang w:eastAsia="es-ES_tradnl"/>
            <w14:ligatures w14:val="none"/>
          </w:rPr>
          <w:t xml:space="preserve"> congruence</w:t>
        </w:r>
      </w:ins>
      <w:r w:rsidRPr="002335F1">
        <w:rPr>
          <w:rFonts w:ascii="Times New Roman" w:eastAsia="Times New Roman" w:hAnsi="Times New Roman" w:cs="Times New Roman"/>
          <w:kern w:val="0"/>
          <w:lang w:eastAsia="es-ES_tradnl"/>
          <w14:ligatures w14:val="none"/>
        </w:rPr>
        <w:t xml:space="preserve"> observed between </w:t>
      </w:r>
      <w:ins w:id="275" w:author="Iago Ferreiro" w:date="2024-12-06T15:30:00Z">
        <w:r w:rsidR="00A83826">
          <w:rPr>
            <w:rFonts w:ascii="Times New Roman" w:eastAsia="Times New Roman" w:hAnsi="Times New Roman" w:cs="Times New Roman"/>
            <w:kern w:val="0"/>
            <w:lang w:eastAsia="es-ES_tradnl"/>
            <w14:ligatures w14:val="none"/>
          </w:rPr>
          <w:t xml:space="preserve">the </w:t>
        </w:r>
      </w:ins>
      <w:r w:rsidRPr="002335F1">
        <w:rPr>
          <w:rFonts w:ascii="Times New Roman" w:eastAsia="Times New Roman" w:hAnsi="Times New Roman" w:cs="Times New Roman"/>
          <w:kern w:val="0"/>
          <w:lang w:eastAsia="es-ES_tradnl"/>
          <w14:ligatures w14:val="none"/>
        </w:rPr>
        <w:t xml:space="preserve">degree, interaction strength, and weighted closeness </w:t>
      </w:r>
      <w:ins w:id="276" w:author="Iago Ferreiro" w:date="2024-12-06T15:30:00Z">
        <w:r w:rsidR="00A83826">
          <w:rPr>
            <w:rFonts w:ascii="Times New Roman" w:eastAsia="Times New Roman" w:hAnsi="Times New Roman" w:cs="Times New Roman"/>
            <w:kern w:val="0"/>
            <w:lang w:eastAsia="es-ES_tradnl"/>
            <w14:ligatures w14:val="none"/>
          </w:rPr>
          <w:t xml:space="preserve">among rankings of </w:t>
        </w:r>
      </w:ins>
      <w:ins w:id="277" w:author="Iago Ferreiro" w:date="2024-12-06T15:31:00Z">
        <w:r w:rsidR="006354DB">
          <w:rPr>
            <w:rFonts w:ascii="Times New Roman" w:eastAsia="Times New Roman" w:hAnsi="Times New Roman" w:cs="Times New Roman"/>
            <w:kern w:val="0"/>
            <w:lang w:eastAsia="es-ES_tradnl"/>
            <w14:ligatures w14:val="none"/>
          </w:rPr>
          <w:t xml:space="preserve">browsing-grazing and </w:t>
        </w:r>
        <w:proofErr w:type="spellStart"/>
        <w:r w:rsidR="006354DB">
          <w:rPr>
            <w:rFonts w:ascii="Times New Roman" w:eastAsia="Times New Roman" w:hAnsi="Times New Roman" w:cs="Times New Roman"/>
            <w:kern w:val="0"/>
            <w:lang w:eastAsia="es-ES_tradnl"/>
            <w14:ligatures w14:val="none"/>
          </w:rPr>
          <w:t>frugivoriy</w:t>
        </w:r>
        <w:proofErr w:type="spellEnd"/>
        <w:r w:rsidR="006354DB">
          <w:rPr>
            <w:rFonts w:ascii="Times New Roman" w:eastAsia="Times New Roman" w:hAnsi="Times New Roman" w:cs="Times New Roman"/>
            <w:kern w:val="0"/>
            <w:lang w:eastAsia="es-ES_tradnl"/>
            <w14:ligatures w14:val="none"/>
          </w:rPr>
          <w:t xml:space="preserve"> and seed dispersal</w:t>
        </w:r>
      </w:ins>
      <w:ins w:id="278" w:author="Iago Ferreiro" w:date="2024-12-06T15:30:00Z">
        <w:r w:rsidR="00A83826">
          <w:rPr>
            <w:rFonts w:ascii="Times New Roman" w:eastAsia="Times New Roman" w:hAnsi="Times New Roman" w:cs="Times New Roman"/>
            <w:kern w:val="0"/>
            <w:lang w:eastAsia="es-ES_tradnl"/>
            <w14:ligatures w14:val="none"/>
          </w:rPr>
          <w:t xml:space="preserve"> </w:t>
        </w:r>
      </w:ins>
      <w:r w:rsidRPr="002335F1">
        <w:rPr>
          <w:rFonts w:ascii="Times New Roman" w:eastAsia="Times New Roman" w:hAnsi="Times New Roman" w:cs="Times New Roman"/>
          <w:kern w:val="0"/>
          <w:lang w:eastAsia="es-ES_tradnl"/>
          <w14:ligatures w14:val="none"/>
        </w:rPr>
        <w:t xml:space="preserve">suggests </w:t>
      </w:r>
      <w:r w:rsidR="00646373" w:rsidRPr="002335F1">
        <w:rPr>
          <w:rFonts w:ascii="Times New Roman" w:eastAsia="Times New Roman" w:hAnsi="Times New Roman" w:cs="Times New Roman"/>
          <w:kern w:val="0"/>
          <w:lang w:eastAsia="es-ES_tradnl"/>
          <w14:ligatures w14:val="none"/>
        </w:rPr>
        <w:t xml:space="preserve">individual </w:t>
      </w:r>
      <w:r w:rsidR="009F597F" w:rsidRPr="002335F1">
        <w:rPr>
          <w:rFonts w:ascii="Times New Roman" w:eastAsia="Times New Roman" w:hAnsi="Times New Roman" w:cs="Times New Roman"/>
          <w:kern w:val="0"/>
          <w:lang w:eastAsia="es-ES_tradnl"/>
          <w14:ligatures w14:val="none"/>
        </w:rPr>
        <w:t xml:space="preserve">topological </w:t>
      </w:r>
      <w:r w:rsidR="00F12CDD" w:rsidRPr="002335F1">
        <w:rPr>
          <w:rFonts w:ascii="Times New Roman" w:eastAsia="Times New Roman" w:hAnsi="Times New Roman" w:cs="Times New Roman"/>
          <w:kern w:val="0"/>
          <w:lang w:eastAsia="es-ES_tradnl"/>
          <w14:ligatures w14:val="none"/>
        </w:rPr>
        <w:t>differences</w:t>
      </w:r>
      <w:r w:rsidR="009F597F" w:rsidRPr="002335F1">
        <w:rPr>
          <w:rFonts w:ascii="Times New Roman" w:eastAsia="Times New Roman" w:hAnsi="Times New Roman" w:cs="Times New Roman"/>
          <w:kern w:val="0"/>
          <w:lang w:eastAsia="es-ES_tradnl"/>
          <w14:ligatures w14:val="none"/>
        </w:rPr>
        <w:t xml:space="preserve"> across mutualistic and antagonistic ecological networks, meaning </w:t>
      </w:r>
      <w:r w:rsidRPr="002335F1">
        <w:rPr>
          <w:rFonts w:ascii="Times New Roman" w:eastAsia="Times New Roman" w:hAnsi="Times New Roman" w:cs="Times New Roman"/>
          <w:kern w:val="0"/>
          <w:lang w:eastAsia="es-ES_tradnl"/>
          <w14:ligatures w14:val="none"/>
        </w:rPr>
        <w:t>that different individuals</w:t>
      </w:r>
      <w:r w:rsidR="007D2829" w:rsidRPr="002335F1">
        <w:rPr>
          <w:rFonts w:ascii="Times New Roman" w:eastAsia="Times New Roman" w:hAnsi="Times New Roman" w:cs="Times New Roman"/>
          <w:kern w:val="0"/>
          <w:lang w:eastAsia="es-ES_tradnl"/>
          <w14:ligatures w14:val="none"/>
        </w:rPr>
        <w:t xml:space="preserve"> of tortoises</w:t>
      </w:r>
      <w:r w:rsidRPr="002335F1">
        <w:rPr>
          <w:rFonts w:ascii="Times New Roman" w:eastAsia="Times New Roman" w:hAnsi="Times New Roman" w:cs="Times New Roman"/>
          <w:kern w:val="0"/>
          <w:lang w:eastAsia="es-ES_tradnl"/>
          <w14:ligatures w14:val="none"/>
        </w:rPr>
        <w:t xml:space="preserve"> may have </w:t>
      </w:r>
      <w:r w:rsidR="006620B3" w:rsidRPr="002335F1">
        <w:rPr>
          <w:rFonts w:ascii="Times New Roman" w:eastAsia="Times New Roman" w:hAnsi="Times New Roman" w:cs="Times New Roman"/>
          <w:kern w:val="0"/>
          <w:lang w:eastAsia="es-ES_tradnl"/>
          <w14:ligatures w14:val="none"/>
        </w:rPr>
        <w:t>differ</w:t>
      </w:r>
      <w:r w:rsidR="002A31E5" w:rsidRPr="002335F1">
        <w:rPr>
          <w:rFonts w:ascii="Times New Roman" w:eastAsia="Times New Roman" w:hAnsi="Times New Roman" w:cs="Times New Roman"/>
          <w:kern w:val="0"/>
          <w:lang w:eastAsia="es-ES_tradnl"/>
          <w14:ligatures w14:val="none"/>
        </w:rPr>
        <w:t>ent</w:t>
      </w:r>
      <w:r w:rsidRPr="002335F1">
        <w:rPr>
          <w:rFonts w:ascii="Times New Roman" w:eastAsia="Times New Roman" w:hAnsi="Times New Roman" w:cs="Times New Roman"/>
          <w:kern w:val="0"/>
          <w:lang w:eastAsia="es-ES_tradnl"/>
          <w14:ligatures w14:val="none"/>
        </w:rPr>
        <w:t xml:space="preserve"> relative importance </w:t>
      </w:r>
      <w:r w:rsidR="002C71C9" w:rsidRPr="002335F1">
        <w:rPr>
          <w:rFonts w:ascii="Times New Roman" w:eastAsia="Times New Roman" w:hAnsi="Times New Roman" w:cs="Times New Roman"/>
          <w:kern w:val="0"/>
          <w:lang w:eastAsia="es-ES_tradnl"/>
          <w14:ligatures w14:val="none"/>
        </w:rPr>
        <w:t xml:space="preserve">in contrasting </w:t>
      </w:r>
      <w:r w:rsidRPr="002335F1">
        <w:rPr>
          <w:rFonts w:ascii="Times New Roman" w:eastAsia="Times New Roman" w:hAnsi="Times New Roman" w:cs="Times New Roman"/>
          <w:kern w:val="0"/>
          <w:lang w:eastAsia="es-ES_tradnl"/>
          <w14:ligatures w14:val="none"/>
        </w:rPr>
        <w:t>ecological processes</w:t>
      </w:r>
      <w:ins w:id="279" w:author="Iago Ferreiro" w:date="2024-12-06T15:31:00Z">
        <w:r w:rsidR="006354DB">
          <w:rPr>
            <w:rFonts w:ascii="Times New Roman" w:eastAsia="Times New Roman" w:hAnsi="Times New Roman" w:cs="Times New Roman"/>
            <w:kern w:val="0"/>
            <w:lang w:eastAsia="es-ES_tradnl"/>
            <w14:ligatures w14:val="none"/>
          </w:rPr>
          <w:t>.</w:t>
        </w:r>
      </w:ins>
      <w:del w:id="280" w:author="Iago Ferreiro" w:date="2024-12-06T15:31:00Z">
        <w:r w:rsidR="009F597F" w:rsidRPr="002335F1" w:rsidDel="006354DB">
          <w:rPr>
            <w:rFonts w:ascii="Times New Roman" w:eastAsia="Times New Roman" w:hAnsi="Times New Roman" w:cs="Times New Roman"/>
            <w:kern w:val="0"/>
            <w:lang w:eastAsia="es-ES_tradnl"/>
            <w14:ligatures w14:val="none"/>
          </w:rPr>
          <w:delText>,</w:delText>
        </w:r>
      </w:del>
      <w:ins w:id="281" w:author="Iago Ferreiro" w:date="2024-12-06T15:31:00Z">
        <w:r w:rsidR="006354DB">
          <w:rPr>
            <w:rFonts w:ascii="Times New Roman" w:eastAsia="Times New Roman" w:hAnsi="Times New Roman" w:cs="Times New Roman"/>
            <w:kern w:val="0"/>
            <w:lang w:eastAsia="es-ES_tradnl"/>
            <w14:ligatures w14:val="none"/>
          </w:rPr>
          <w:t xml:space="preserve"> This finding </w:t>
        </w:r>
      </w:ins>
      <w:r w:rsidR="009F597F" w:rsidRPr="002335F1">
        <w:rPr>
          <w:rFonts w:ascii="Times New Roman" w:eastAsia="Times New Roman" w:hAnsi="Times New Roman" w:cs="Times New Roman"/>
          <w:kern w:val="0"/>
          <w:lang w:eastAsia="es-ES_tradnl"/>
          <w14:ligatures w14:val="none"/>
        </w:rPr>
        <w:t xml:space="preserve"> </w:t>
      </w:r>
      <w:del w:id="282" w:author="Iago Ferreiro" w:date="2024-12-06T15:31:00Z">
        <w:r w:rsidRPr="002335F1" w:rsidDel="006354DB">
          <w:rPr>
            <w:rFonts w:ascii="Times New Roman" w:eastAsia="Times New Roman" w:hAnsi="Times New Roman" w:cs="Times New Roman"/>
            <w:kern w:val="0"/>
            <w:lang w:eastAsia="es-ES_tradnl"/>
            <w14:ligatures w14:val="none"/>
          </w:rPr>
          <w:delText>underscor</w:delText>
        </w:r>
        <w:r w:rsidR="009F597F" w:rsidRPr="002335F1" w:rsidDel="006354DB">
          <w:rPr>
            <w:rFonts w:ascii="Times New Roman" w:eastAsia="Times New Roman" w:hAnsi="Times New Roman" w:cs="Times New Roman"/>
            <w:kern w:val="0"/>
            <w:lang w:eastAsia="es-ES_tradnl"/>
            <w14:ligatures w14:val="none"/>
          </w:rPr>
          <w:delText>ing</w:delText>
        </w:r>
        <w:r w:rsidRPr="002335F1" w:rsidDel="006354DB">
          <w:rPr>
            <w:rFonts w:ascii="Times New Roman" w:eastAsia="Times New Roman" w:hAnsi="Times New Roman" w:cs="Times New Roman"/>
            <w:kern w:val="0"/>
            <w:lang w:eastAsia="es-ES_tradnl"/>
            <w14:ligatures w14:val="none"/>
          </w:rPr>
          <w:delText xml:space="preserve"> </w:delText>
        </w:r>
      </w:del>
      <w:ins w:id="283" w:author="Iago Ferreiro" w:date="2024-12-06T15:31:00Z">
        <w:r w:rsidR="006354DB" w:rsidRPr="002335F1">
          <w:rPr>
            <w:rFonts w:ascii="Times New Roman" w:eastAsia="Times New Roman" w:hAnsi="Times New Roman" w:cs="Times New Roman"/>
            <w:kern w:val="0"/>
            <w:lang w:eastAsia="es-ES_tradnl"/>
            <w14:ligatures w14:val="none"/>
          </w:rPr>
          <w:t>underscor</w:t>
        </w:r>
        <w:r w:rsidR="006354DB">
          <w:rPr>
            <w:rFonts w:ascii="Times New Roman" w:eastAsia="Times New Roman" w:hAnsi="Times New Roman" w:cs="Times New Roman"/>
            <w:kern w:val="0"/>
            <w:lang w:eastAsia="es-ES_tradnl"/>
            <w14:ligatures w14:val="none"/>
          </w:rPr>
          <w:t>es</w:t>
        </w:r>
        <w:r w:rsidR="006354DB" w:rsidRPr="002335F1">
          <w:rPr>
            <w:rFonts w:ascii="Times New Roman" w:eastAsia="Times New Roman" w:hAnsi="Times New Roman" w:cs="Times New Roman"/>
            <w:kern w:val="0"/>
            <w:lang w:eastAsia="es-ES_tradnl"/>
            <w14:ligatures w14:val="none"/>
          </w:rPr>
          <w:t xml:space="preserve"> </w:t>
        </w:r>
      </w:ins>
      <w:r w:rsidRPr="002335F1">
        <w:rPr>
          <w:rFonts w:ascii="Times New Roman" w:eastAsia="Times New Roman" w:hAnsi="Times New Roman" w:cs="Times New Roman"/>
          <w:kern w:val="0"/>
          <w:lang w:eastAsia="es-ES_tradnl"/>
          <w14:ligatures w14:val="none"/>
        </w:rPr>
        <w:t xml:space="preserve">the potential for some </w:t>
      </w:r>
      <w:r w:rsidR="009F597F" w:rsidRPr="002335F1">
        <w:rPr>
          <w:rFonts w:ascii="Times New Roman" w:eastAsia="Times New Roman" w:hAnsi="Times New Roman" w:cs="Times New Roman"/>
          <w:kern w:val="0"/>
          <w:lang w:eastAsia="es-ES_tradnl"/>
          <w14:ligatures w14:val="none"/>
        </w:rPr>
        <w:t>individuals</w:t>
      </w:r>
      <w:r w:rsidRPr="002335F1">
        <w:rPr>
          <w:rFonts w:ascii="Times New Roman" w:eastAsia="Times New Roman" w:hAnsi="Times New Roman" w:cs="Times New Roman"/>
          <w:kern w:val="0"/>
          <w:lang w:eastAsia="es-ES_tradnl"/>
          <w14:ligatures w14:val="none"/>
        </w:rPr>
        <w:t xml:space="preserve"> to contribute disproportionately to certain functions while being less effective in others</w:t>
      </w:r>
      <w:ins w:id="284" w:author="Iago Ferreiro" w:date="2024-12-06T15:31:00Z">
        <w:r w:rsidR="006354DB">
          <w:rPr>
            <w:rFonts w:ascii="Times New Roman" w:eastAsia="Times New Roman" w:hAnsi="Times New Roman" w:cs="Times New Roman"/>
            <w:kern w:val="0"/>
            <w:lang w:eastAsia="es-ES_tradnl"/>
            <w14:ligatures w14:val="none"/>
          </w:rPr>
          <w:t xml:space="preserve"> </w:t>
        </w:r>
        <w:proofErr w:type="spellStart"/>
        <w:r w:rsidR="006354DB">
          <w:rPr>
            <w:rFonts w:ascii="Times New Roman" w:eastAsia="Times New Roman" w:hAnsi="Times New Roman" w:cs="Times New Roman"/>
            <w:kern w:val="0"/>
            <w:lang w:eastAsia="es-ES_tradnl"/>
            <w14:ligatures w14:val="none"/>
          </w:rPr>
          <w:t>which</w:t>
        </w:r>
      </w:ins>
      <w:del w:id="285" w:author="Iago Ferreiro" w:date="2024-12-06T15:31:00Z">
        <w:r w:rsidRPr="002335F1" w:rsidDel="006354DB">
          <w:rPr>
            <w:rFonts w:ascii="Times New Roman" w:eastAsia="Times New Roman" w:hAnsi="Times New Roman" w:cs="Times New Roman"/>
            <w:kern w:val="0"/>
            <w:lang w:eastAsia="es-ES_tradnl"/>
            <w14:ligatures w14:val="none"/>
          </w:rPr>
          <w:delText>.</w:delText>
        </w:r>
        <w:r w:rsidR="00F12CDD" w:rsidRPr="002335F1" w:rsidDel="006354DB">
          <w:rPr>
            <w:rFonts w:ascii="Times New Roman" w:eastAsia="Times New Roman" w:hAnsi="Times New Roman" w:cs="Times New Roman"/>
            <w:kern w:val="0"/>
            <w:lang w:eastAsia="es-ES_tradnl"/>
            <w14:ligatures w14:val="none"/>
          </w:rPr>
          <w:delText xml:space="preserve"> The fact that the topological importance of different individuals varies </w:delText>
        </w:r>
        <w:r w:rsidR="00F12CDD" w:rsidRPr="002335F1" w:rsidDel="006354DB">
          <w:rPr>
            <w:rFonts w:ascii="Times New Roman" w:eastAsia="Times New Roman" w:hAnsi="Times New Roman" w:cs="Times New Roman"/>
            <w:kern w:val="0"/>
            <w:lang w:eastAsia="es-ES_tradnl"/>
            <w14:ligatures w14:val="none"/>
          </w:rPr>
          <w:lastRenderedPageBreak/>
          <w:delText xml:space="preserve">across ecological processes </w:delText>
        </w:r>
      </w:del>
      <w:r w:rsidR="00F12CDD" w:rsidRPr="002335F1">
        <w:rPr>
          <w:rFonts w:ascii="Times New Roman" w:eastAsia="Times New Roman" w:hAnsi="Times New Roman" w:cs="Times New Roman"/>
          <w:kern w:val="0"/>
          <w:lang w:eastAsia="es-ES_tradnl"/>
          <w14:ligatures w14:val="none"/>
        </w:rPr>
        <w:t>may</w:t>
      </w:r>
      <w:proofErr w:type="spellEnd"/>
      <w:r w:rsidR="00F12CDD" w:rsidRPr="002335F1">
        <w:rPr>
          <w:rFonts w:ascii="Times New Roman" w:eastAsia="Times New Roman" w:hAnsi="Times New Roman" w:cs="Times New Roman"/>
          <w:kern w:val="0"/>
          <w:lang w:eastAsia="es-ES_tradnl"/>
          <w14:ligatures w14:val="none"/>
        </w:rPr>
        <w:t xml:space="preserve"> have implications for the robustness of ecological networks </w:t>
      </w:r>
      <w:r w:rsidR="00F12CDD" w:rsidRPr="002335F1">
        <w:rPr>
          <w:rFonts w:ascii="Times New Roman" w:eastAsia="Times New Roman" w:hAnsi="Times New Roman" w:cs="Times New Roman"/>
          <w:kern w:val="0"/>
          <w:lang w:eastAsia="es-ES_tradnl"/>
          <w14:ligatures w14:val="none"/>
        </w:rPr>
        <w:fldChar w:fldCharType="begin"/>
      </w:r>
      <w:r w:rsidR="00974B14" w:rsidRPr="002335F1">
        <w:rPr>
          <w:rFonts w:ascii="Times New Roman" w:eastAsia="Times New Roman" w:hAnsi="Times New Roman" w:cs="Times New Roman"/>
          <w:kern w:val="0"/>
          <w:lang w:eastAsia="es-ES_tradnl"/>
          <w14:ligatures w14:val="none"/>
        </w:rPr>
        <w:instrText xml:space="preserve"> ADDIN ZOTERO_ITEM CSL_CITATION {"citationID":"8iRYbDfz","properties":{"formattedCitation":"(Dom\\uc0\\u237{}nguez-Garc\\uc0\\u237{}a and K\\uc0\\u233{}fi, 2024; Ramos-Jiliberto et al., 2012)","plainCitation":"(Domínguez-García and Kéfi, 2024; Ramos-Jiliberto et al., 2012)","noteIndex":0},"citationItems":[{"id":4635,"uris":["http://zotero.org/users/11161907/items/PBF57HDI"],"itemData":{"id":4635,"type":"article-journal","abstract":"Until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id":4632,"uris":["http://zotero.org/users/11161907/items/5C94PYG3"],"itemData":{"id":4632,"type":"article-journal","abstract":"1. Earlier studies used static models to evaluate the responses of mutualistic networks to external perturbations. Two classes of dynamics can be distinguished in ecological networks; population dynamics, represented mainly by changes in species abundances, and topological dynamics, represented by changes in the architecture of the web. 2. In this study, we model the temporal evolution of three empirical plant–pollination networks incorporating both population and topological dynamics. We test the hypothesis that topological plasticity, realized through the ability of animals to rewire their connections after depletion of host abundances, enhances tolerance of mutualistic networks to species loss. We also compared the performance of various rewiring rules in affecting robustness. 3. The results show that topological plasticity markedly increased the robustness of mutualistic networks. Our analyses also revealed that network robustness reached maximum levels when animals with less host plant availability were more likely to rewire. Also, preferential attachment to richer host plants, that is, to plants exhibiting higher abundance and few exploiters, enhances robustness more than other rewiring alternatives. 4. Our results highlight the potential role of topological plasticity in the robustness of mutualistic networks to species extinctions and suggest some plausible mechanisms by which the decisions of foragers may shape the collective dynamics of plant–pollinator systems.","container-title":"Journal of Animal Ecology","DOI":"10.1111/j.1365-2656.2012.01960.x","ISSN":"1365-2656","issue":"4","language":"en","license":"© 2012 The Authors. Journal of Animal Ecology © 2012 British Ecological Society","note":"_eprint: https://onlinelibrary.wiley.com/doi/pdf/10.1111/j.1365-2656.2012.01960.x","page":"896-904","source":"Wiley Online Library","title":"Topological plasticity increases robustness of mutualistic networks","volume":"81","author":[{"family":"Ramos-Jiliberto","given":"Rodrigo"},{"family":"Valdovinos","given":"Fernanda S."},{"family":"Moisset de Espanés","given":"Pablo"},{"family":"Flores","given":"José D."}],"issued":{"date-parts":[["2012"]]}}}],"schema":"https://github.com/citation-style-language/schema/raw/master/csl-citation.json"} </w:instrText>
      </w:r>
      <w:r w:rsidR="00F12CDD" w:rsidRPr="002335F1">
        <w:rPr>
          <w:rFonts w:ascii="Times New Roman" w:eastAsia="Times New Roman" w:hAnsi="Times New Roman" w:cs="Times New Roman"/>
          <w:kern w:val="0"/>
          <w:lang w:eastAsia="es-ES_tradnl"/>
          <w14:ligatures w14:val="none"/>
        </w:rPr>
        <w:fldChar w:fldCharType="separate"/>
      </w:r>
      <w:r w:rsidR="00974B14" w:rsidRPr="002335F1">
        <w:rPr>
          <w:rFonts w:ascii="Times New Roman" w:hAnsi="Times New Roman" w:cs="Times New Roman"/>
          <w:kern w:val="0"/>
        </w:rPr>
        <w:t>(Domínguez-García and Kéfi, 2024; Ramos-Jiliberto et al., 2012)</w:t>
      </w:r>
      <w:r w:rsidR="00F12CDD" w:rsidRPr="002335F1">
        <w:rPr>
          <w:rFonts w:ascii="Times New Roman" w:eastAsia="Times New Roman" w:hAnsi="Times New Roman" w:cs="Times New Roman"/>
          <w:kern w:val="0"/>
          <w:lang w:eastAsia="es-ES_tradnl"/>
          <w14:ligatures w14:val="none"/>
        </w:rPr>
        <w:fldChar w:fldCharType="end"/>
      </w:r>
      <w:r w:rsidR="00083007"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w:t>
      </w:r>
      <w:r w:rsidR="00083007" w:rsidRPr="002335F1">
        <w:rPr>
          <w:rFonts w:ascii="Times New Roman" w:eastAsia="Times New Roman" w:hAnsi="Times New Roman" w:cs="Times New Roman"/>
          <w:kern w:val="0"/>
          <w:lang w:eastAsia="es-ES_tradnl"/>
          <w14:ligatures w14:val="none"/>
        </w:rPr>
        <w:t>as the disappearance of an individual could significantly impact one ecological process while having little effect on another</w:t>
      </w:r>
      <w:r w:rsidR="00F12CDD" w:rsidRPr="002335F1">
        <w:rPr>
          <w:rFonts w:ascii="Times New Roman" w:eastAsia="Times New Roman" w:hAnsi="Times New Roman" w:cs="Times New Roman"/>
          <w:kern w:val="0"/>
          <w:lang w:eastAsia="es-ES_tradnl"/>
          <w14:ligatures w14:val="none"/>
        </w:rPr>
        <w:t xml:space="preserve">. </w:t>
      </w:r>
    </w:p>
    <w:p w14:paraId="27981E11" w14:textId="2E224BEC" w:rsidR="00044839" w:rsidRPr="002335F1"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Nevertheless</w:t>
      </w:r>
      <w:r w:rsidR="006620B3" w:rsidRPr="002335F1">
        <w:rPr>
          <w:rFonts w:ascii="Times New Roman" w:eastAsia="Times New Roman" w:hAnsi="Times New Roman" w:cs="Times New Roman"/>
          <w:kern w:val="0"/>
          <w:lang w:eastAsia="es-ES_tradnl"/>
          <w14:ligatures w14:val="none"/>
        </w:rPr>
        <w:t>, despite this switch in topological roles</w:t>
      </w:r>
      <w:r w:rsidRPr="002335F1">
        <w:rPr>
          <w:rFonts w:ascii="Times New Roman" w:eastAsia="Times New Roman" w:hAnsi="Times New Roman" w:cs="Times New Roman"/>
          <w:kern w:val="0"/>
          <w:lang w:eastAsia="es-ES_tradnl"/>
          <w14:ligatures w14:val="none"/>
        </w:rPr>
        <w:t xml:space="preserve">, our analysis of the structural roles of individuals within both browsing and seed dispersal networks indicates a tendency for </w:t>
      </w:r>
      <w:r w:rsidR="00EF6A58" w:rsidRPr="002335F1">
        <w:rPr>
          <w:rFonts w:ascii="Times New Roman" w:eastAsia="Times New Roman" w:hAnsi="Times New Roman" w:cs="Times New Roman"/>
          <w:kern w:val="0"/>
          <w:lang w:eastAsia="es-ES_tradnl"/>
          <w14:ligatures w14:val="none"/>
        </w:rPr>
        <w:t xml:space="preserve">individual </w:t>
      </w:r>
      <w:r w:rsidRPr="002335F1">
        <w:rPr>
          <w:rFonts w:ascii="Times New Roman" w:eastAsia="Times New Roman" w:hAnsi="Times New Roman" w:cs="Times New Roman"/>
          <w:kern w:val="0"/>
          <w:lang w:eastAsia="es-ES_tradnl"/>
          <w14:ligatures w14:val="none"/>
        </w:rPr>
        <w:t xml:space="preserve">tortoises to maintain their structural roles across different ecological processes. This stability is </w:t>
      </w:r>
      <w:r w:rsidR="00EF6A58" w:rsidRPr="002335F1">
        <w:rPr>
          <w:rFonts w:ascii="Times New Roman" w:eastAsia="Times New Roman" w:hAnsi="Times New Roman" w:cs="Times New Roman"/>
          <w:kern w:val="0"/>
          <w:lang w:eastAsia="es-ES_tradnl"/>
          <w14:ligatures w14:val="none"/>
        </w:rPr>
        <w:t>pivotal</w:t>
      </w:r>
      <w:r w:rsidRPr="002335F1">
        <w:rPr>
          <w:rFonts w:ascii="Times New Roman" w:eastAsia="Times New Roman" w:hAnsi="Times New Roman" w:cs="Times New Roman"/>
          <w:kern w:val="0"/>
          <w:lang w:eastAsia="es-ES_tradnl"/>
          <w14:ligatures w14:val="none"/>
        </w:rPr>
        <w:t>, as the modularity of ecological networks is associated with increased robustness to external perturbations</w:t>
      </w:r>
      <w:r w:rsidR="00BD55AE" w:rsidRPr="002335F1">
        <w:rPr>
          <w:rFonts w:ascii="Times New Roman" w:eastAsia="Times New Roman" w:hAnsi="Times New Roman" w:cs="Times New Roman"/>
          <w:kern w:val="0"/>
          <w:lang w:eastAsia="es-ES_tradnl"/>
          <w14:ligatures w14:val="none"/>
        </w:rPr>
        <w:t xml:space="preserve"> </w:t>
      </w:r>
      <w:r w:rsidR="00BD55AE" w:rsidRPr="002335F1">
        <w:rPr>
          <w:rFonts w:ascii="Times New Roman" w:eastAsia="Times New Roman" w:hAnsi="Times New Roman" w:cs="Times New Roman"/>
          <w:kern w:val="0"/>
          <w:lang w:eastAsia="es-ES_tradnl"/>
          <w14:ligatures w14:val="none"/>
        </w:rPr>
        <w:fldChar w:fldCharType="begin"/>
      </w:r>
      <w:r w:rsidR="00BD55AE" w:rsidRPr="002335F1">
        <w:rPr>
          <w:rFonts w:ascii="Times New Roman" w:eastAsia="Times New Roman" w:hAnsi="Times New Roman" w:cs="Times New Roman"/>
          <w:kern w:val="0"/>
          <w:lang w:eastAsia="es-ES_tradnl"/>
          <w14:ligatures w14:val="none"/>
        </w:rPr>
        <w:instrText xml:space="preserve"> ADDIN ZOTERO_ITEM CSL_CITATION {"citationID":"poM2xqcI","properties":{"formattedCitation":"(Delmas et al., 2019; Olesen et al., 2007)","plainCitation":"(Delmas et al., 2019; Olesen et al., 2007)","noteIndex":0},"citationItems":[{"id":4613,"uris":["http://zotero.org/users/11161907/items/CW35CNM8"],"itemData":{"id":4613,"type":"article-journal","abstract":"Network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eastAsia="Times New Roman" w:hAnsi="Times New Roman" w:cs="Times New Roman"/>
          <w:noProof/>
          <w:kern w:val="0"/>
          <w:lang w:eastAsia="es-ES_tradnl"/>
          <w14:ligatures w14:val="none"/>
        </w:rPr>
        <w:t>(Delmas et al., 2019; Olesen et al., 2007)</w:t>
      </w:r>
      <w:r w:rsidR="00BD55A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By limiting the propagation of disturbances</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—such as species extinction or, in our case</w:t>
      </w:r>
      <w:r w:rsidR="0083318F" w:rsidRPr="002335F1">
        <w:rPr>
          <w:rFonts w:ascii="Times New Roman" w:eastAsia="Times New Roman" w:hAnsi="Times New Roman" w:cs="Times New Roman"/>
          <w:kern w:val="0"/>
          <w:lang w:eastAsia="es-ES_tradnl"/>
          <w14:ligatures w14:val="none"/>
        </w:rPr>
        <w:t xml:space="preserve"> study</w:t>
      </w:r>
      <w:r w:rsidRPr="002335F1">
        <w:rPr>
          <w:rFonts w:ascii="Times New Roman" w:eastAsia="Times New Roman" w:hAnsi="Times New Roman" w:cs="Times New Roman"/>
          <w:kern w:val="0"/>
          <w:lang w:eastAsia="es-ES_tradnl"/>
          <w14:ligatures w14:val="none"/>
        </w:rPr>
        <w:t>, the removal of a</w:t>
      </w:r>
      <w:r w:rsidR="006620B3" w:rsidRPr="002335F1">
        <w:rPr>
          <w:rFonts w:ascii="Times New Roman" w:eastAsia="Times New Roman" w:hAnsi="Times New Roman" w:cs="Times New Roman"/>
          <w:kern w:val="0"/>
          <w:lang w:eastAsia="es-ES_tradnl"/>
          <w14:ligatures w14:val="none"/>
        </w:rPr>
        <w:t xml:space="preserve"> single</w:t>
      </w:r>
      <w:r w:rsidRPr="002335F1">
        <w:rPr>
          <w:rFonts w:ascii="Times New Roman" w:eastAsia="Times New Roman" w:hAnsi="Times New Roman" w:cs="Times New Roman"/>
          <w:kern w:val="0"/>
          <w:lang w:eastAsia="es-ES_tradnl"/>
          <w14:ligatures w14:val="none"/>
        </w:rPr>
        <w:t xml:space="preserve"> individual—</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modular networks help maintain </w:t>
      </w:r>
      <w:r w:rsidR="006620B3" w:rsidRPr="002335F1">
        <w:rPr>
          <w:rFonts w:ascii="Times New Roman" w:eastAsia="Times New Roman" w:hAnsi="Times New Roman" w:cs="Times New Roman"/>
          <w:kern w:val="0"/>
          <w:lang w:eastAsia="es-ES_tradnl"/>
          <w14:ligatures w14:val="none"/>
        </w:rPr>
        <w:t xml:space="preserve">the </w:t>
      </w:r>
      <w:r w:rsidRPr="002335F1">
        <w:rPr>
          <w:rFonts w:ascii="Times New Roman" w:eastAsia="Times New Roman" w:hAnsi="Times New Roman" w:cs="Times New Roman"/>
          <w:kern w:val="0"/>
          <w:lang w:eastAsia="es-ES_tradnl"/>
          <w14:ligatures w14:val="none"/>
        </w:rPr>
        <w:t>integrity</w:t>
      </w:r>
      <w:r w:rsidR="006620B3" w:rsidRPr="002335F1">
        <w:rPr>
          <w:rFonts w:ascii="Times New Roman" w:eastAsia="Times New Roman" w:hAnsi="Times New Roman" w:cs="Times New Roman"/>
          <w:kern w:val="0"/>
          <w:lang w:eastAsia="es-ES_tradnl"/>
          <w14:ligatures w14:val="none"/>
        </w:rPr>
        <w:t xml:space="preserve"> of ecological processes</w:t>
      </w:r>
      <w:r w:rsidRPr="002335F1">
        <w:rPr>
          <w:rFonts w:ascii="Times New Roman" w:eastAsia="Times New Roman" w:hAnsi="Times New Roman" w:cs="Times New Roman"/>
          <w:kern w:val="0"/>
          <w:lang w:eastAsia="es-ES_tradnl"/>
          <w14:ligatures w14:val="none"/>
        </w:rPr>
        <w:t>.</w:t>
      </w:r>
      <w:r w:rsidR="00974B14" w:rsidRPr="002335F1">
        <w:rPr>
          <w:rFonts w:ascii="Times New Roman" w:eastAsia="Times New Roman" w:hAnsi="Times New Roman" w:cs="Times New Roman"/>
          <w:kern w:val="0"/>
          <w:lang w:eastAsia="es-ES_tradnl"/>
          <w14:ligatures w14:val="none"/>
        </w:rPr>
        <w:t xml:space="preserve"> Mor</w:t>
      </w:r>
      <w:r w:rsidR="001F3EE4" w:rsidRPr="002335F1">
        <w:rPr>
          <w:rFonts w:ascii="Times New Roman" w:eastAsia="Times New Roman" w:hAnsi="Times New Roman" w:cs="Times New Roman"/>
          <w:kern w:val="0"/>
          <w:lang w:eastAsia="es-ES_tradnl"/>
          <w14:ligatures w14:val="none"/>
        </w:rPr>
        <w:t>eo</w:t>
      </w:r>
      <w:r w:rsidR="00974B14" w:rsidRPr="002335F1">
        <w:rPr>
          <w:rFonts w:ascii="Times New Roman" w:eastAsia="Times New Roman" w:hAnsi="Times New Roman" w:cs="Times New Roman"/>
          <w:kern w:val="0"/>
          <w:lang w:eastAsia="es-ES_tradnl"/>
          <w14:ligatures w14:val="none"/>
        </w:rPr>
        <w:t xml:space="preserve">ver, the robustness of mutualistic-antagonistic tripartite networks </w:t>
      </w:r>
      <w:r w:rsidR="0083318F" w:rsidRPr="002335F1">
        <w:rPr>
          <w:rFonts w:ascii="Times New Roman" w:eastAsia="Times New Roman" w:hAnsi="Times New Roman" w:cs="Times New Roman"/>
          <w:kern w:val="0"/>
          <w:lang w:eastAsia="es-ES_tradnl"/>
          <w14:ligatures w14:val="none"/>
        </w:rPr>
        <w:t>has been</w:t>
      </w:r>
      <w:r w:rsidR="00974B14" w:rsidRPr="002335F1">
        <w:rPr>
          <w:rFonts w:ascii="Times New Roman" w:eastAsia="Times New Roman" w:hAnsi="Times New Roman" w:cs="Times New Roman"/>
          <w:kern w:val="0"/>
          <w:lang w:eastAsia="es-ES_tradnl"/>
          <w14:ligatures w14:val="none"/>
        </w:rPr>
        <w:t xml:space="preserve"> intrinsically related to the robustness of the two bipartite networks composing them</w:t>
      </w:r>
      <w:r w:rsidR="001F3EE4" w:rsidRPr="002335F1">
        <w:rPr>
          <w:rFonts w:ascii="Times New Roman" w:eastAsia="Times New Roman" w:hAnsi="Times New Roman" w:cs="Times New Roman"/>
          <w:kern w:val="0"/>
          <w:lang w:eastAsia="es-ES_tradnl"/>
          <w14:ligatures w14:val="none"/>
        </w:rPr>
        <w:t xml:space="preserve"> </w:t>
      </w:r>
      <w:r w:rsidR="001F3EE4" w:rsidRPr="002335F1">
        <w:rPr>
          <w:rFonts w:ascii="Times New Roman" w:eastAsia="Times New Roman" w:hAnsi="Times New Roman" w:cs="Times New Roman"/>
          <w:kern w:val="0"/>
          <w:lang w:eastAsia="es-ES_tradnl"/>
          <w14:ligatures w14:val="none"/>
        </w:rPr>
        <w:fldChar w:fldCharType="begin"/>
      </w:r>
      <w:r w:rsidR="001F3EE4" w:rsidRPr="002335F1">
        <w:rPr>
          <w:rFonts w:ascii="Times New Roman" w:eastAsia="Times New Roman" w:hAnsi="Times New Roman" w:cs="Times New Roman"/>
          <w:kern w:val="0"/>
          <w:lang w:eastAsia="es-ES_tradnl"/>
          <w14:ligatures w14:val="none"/>
        </w:rPr>
        <w:instrText xml:space="preserve"> ADDIN ZOTERO_ITEM CSL_CITATION {"citationID":"tszscS6v","properties":{"formattedCitation":"(Dom\\uc0\\u237{}nguez-Garc\\uc0\\u237{}a and K\\uc0\\u233{}fi, 2024)","plainCitation":"(Domínguez-García and Kéfi, 2024)","noteIndex":0},"citationItems":[{"id":4635,"uris":["http://zotero.org/users/11161907/items/PBF57HDI"],"itemData":{"id":4635,"type":"article-journal","abstract":"Until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types","volume":"20","author":[{"family":"Domínguez-García","given":"Virginia"},{"family":"Kéfi","given":"Sonia"}],"issued":{"date-parts":[["2024",1,19]]}}}],"schema":"https://github.com/citation-style-language/schema/raw/master/csl-citation.json"} </w:instrText>
      </w:r>
      <w:r w:rsidR="001F3EE4" w:rsidRPr="002335F1">
        <w:rPr>
          <w:rFonts w:ascii="Times New Roman" w:eastAsia="Times New Roman" w:hAnsi="Times New Roman" w:cs="Times New Roman"/>
          <w:kern w:val="0"/>
          <w:lang w:eastAsia="es-ES_tradnl"/>
          <w14:ligatures w14:val="none"/>
        </w:rPr>
        <w:fldChar w:fldCharType="separate"/>
      </w:r>
      <w:r w:rsidR="001F3EE4" w:rsidRPr="002335F1">
        <w:rPr>
          <w:rFonts w:ascii="Times New Roman" w:hAnsi="Times New Roman" w:cs="Times New Roman"/>
          <w:kern w:val="0"/>
        </w:rPr>
        <w:t>(Domínguez-García and Kéfi, 2024)</w:t>
      </w:r>
      <w:r w:rsidR="001F3EE4" w:rsidRPr="002335F1">
        <w:rPr>
          <w:rFonts w:ascii="Times New Roman" w:eastAsia="Times New Roman" w:hAnsi="Times New Roman" w:cs="Times New Roman"/>
          <w:kern w:val="0"/>
          <w:lang w:eastAsia="es-ES_tradnl"/>
          <w14:ligatures w14:val="none"/>
        </w:rPr>
        <w:fldChar w:fldCharType="end"/>
      </w:r>
      <w:r w:rsidR="00974B14" w:rsidRPr="002335F1">
        <w:rPr>
          <w:rFonts w:ascii="Times New Roman" w:eastAsia="Times New Roman" w:hAnsi="Times New Roman" w:cs="Times New Roman"/>
          <w:kern w:val="0"/>
          <w:lang w:eastAsia="es-ES_tradnl"/>
          <w14:ligatures w14:val="none"/>
        </w:rPr>
        <w:t>.</w:t>
      </w:r>
      <w:r w:rsidR="006620B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The observation that a single </w:t>
      </w:r>
      <w:r w:rsidR="006620B3" w:rsidRPr="002335F1">
        <w:rPr>
          <w:rFonts w:ascii="Times New Roman" w:eastAsia="Times New Roman" w:hAnsi="Times New Roman" w:cs="Times New Roman"/>
          <w:kern w:val="0"/>
          <w:lang w:eastAsia="es-ES_tradnl"/>
          <w14:ligatures w14:val="none"/>
        </w:rPr>
        <w:t>individual</w:t>
      </w:r>
      <w:r w:rsidRPr="002335F1">
        <w:rPr>
          <w:rFonts w:ascii="Times New Roman" w:eastAsia="Times New Roman" w:hAnsi="Times New Roman" w:cs="Times New Roman"/>
          <w:kern w:val="0"/>
          <w:lang w:eastAsia="es-ES_tradnl"/>
          <w14:ligatures w14:val="none"/>
        </w:rPr>
        <w:t xml:space="preserve"> may fulfil similar structural roles in different ecological processes</w:t>
      </w:r>
      <w:r w:rsidR="006620B3" w:rsidRPr="002335F1">
        <w:rPr>
          <w:rFonts w:ascii="Times New Roman" w:eastAsia="Times New Roman" w:hAnsi="Times New Roman" w:cs="Times New Roman"/>
          <w:kern w:val="0"/>
          <w:lang w:eastAsia="es-ES_tradnl"/>
          <w14:ligatures w14:val="none"/>
        </w:rPr>
        <w:t xml:space="preserve"> may</w:t>
      </w:r>
      <w:r w:rsidRPr="002335F1">
        <w:rPr>
          <w:rFonts w:ascii="Times New Roman" w:eastAsia="Times New Roman" w:hAnsi="Times New Roman" w:cs="Times New Roman"/>
          <w:kern w:val="0"/>
          <w:lang w:eastAsia="es-ES_tradnl"/>
          <w14:ligatures w14:val="none"/>
        </w:rPr>
        <w:t xml:space="preserve"> carr</w:t>
      </w:r>
      <w:r w:rsidR="006620B3" w:rsidRPr="002335F1">
        <w:rPr>
          <w:rFonts w:ascii="Times New Roman" w:eastAsia="Times New Roman" w:hAnsi="Times New Roman" w:cs="Times New Roman"/>
          <w:kern w:val="0"/>
          <w:lang w:eastAsia="es-ES_tradnl"/>
          <w14:ligatures w14:val="none"/>
        </w:rPr>
        <w:t>y</w:t>
      </w:r>
      <w:r w:rsidRPr="002335F1">
        <w:rPr>
          <w:rFonts w:ascii="Times New Roman" w:eastAsia="Times New Roman" w:hAnsi="Times New Roman" w:cs="Times New Roman"/>
          <w:kern w:val="0"/>
          <w:lang w:eastAsia="es-ES_tradnl"/>
          <w14:ligatures w14:val="none"/>
        </w:rPr>
        <w:t xml:space="preserve"> significant ecological implications, especially for those processes governed by keystone species with small population sizes</w:t>
      </w:r>
      <w:r w:rsidR="00EF02C0" w:rsidRPr="002335F1">
        <w:rPr>
          <w:rFonts w:ascii="Times New Roman" w:eastAsia="Times New Roman" w:hAnsi="Times New Roman" w:cs="Times New Roman"/>
          <w:kern w:val="0"/>
          <w:lang w:eastAsia="es-ES_tradnl"/>
          <w14:ligatures w14:val="none"/>
        </w:rPr>
        <w:t xml:space="preserve"> such as A</w:t>
      </w:r>
      <w:r w:rsidR="00E50205" w:rsidRPr="002335F1">
        <w:rPr>
          <w:rFonts w:ascii="Times New Roman" w:eastAsia="Times New Roman" w:hAnsi="Times New Roman" w:cs="Times New Roman"/>
          <w:kern w:val="0"/>
          <w:lang w:eastAsia="es-ES_tradnl"/>
          <w14:ligatures w14:val="none"/>
        </w:rPr>
        <w:t xml:space="preserve">ldabra giant tortoises in </w:t>
      </w:r>
      <w:proofErr w:type="spellStart"/>
      <w:r w:rsidR="00E50205" w:rsidRPr="002335F1">
        <w:rPr>
          <w:rFonts w:ascii="Times New Roman" w:eastAsia="Times New Roman" w:hAnsi="Times New Roman" w:cs="Times New Roman"/>
          <w:kern w:val="0"/>
          <w:lang w:eastAsia="es-ES_tradnl"/>
          <w14:ligatures w14:val="none"/>
        </w:rPr>
        <w:t>Aride</w:t>
      </w:r>
      <w:proofErr w:type="spellEnd"/>
      <w:r w:rsidR="00E50205" w:rsidRPr="002335F1">
        <w:rPr>
          <w:rFonts w:ascii="Times New Roman" w:eastAsia="Times New Roman" w:hAnsi="Times New Roman" w:cs="Times New Roman"/>
          <w:kern w:val="0"/>
          <w:lang w:eastAsia="es-ES_tradnl"/>
          <w14:ligatures w14:val="none"/>
        </w:rPr>
        <w:t xml:space="preserve"> Island</w:t>
      </w:r>
      <w:r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For instance, individuals with relevant structural roles (</w:t>
      </w:r>
      <w:r w:rsidR="00FD001A" w:rsidRPr="002335F1">
        <w:rPr>
          <w:rFonts w:ascii="Times New Roman" w:eastAsia="Times New Roman" w:hAnsi="Times New Roman" w:cs="Times New Roman"/>
          <w:kern w:val="0"/>
          <w:lang w:eastAsia="es-ES_tradnl"/>
          <w14:ligatures w14:val="none"/>
        </w:rPr>
        <w:t xml:space="preserve">such as </w:t>
      </w:r>
      <w:r w:rsidR="00044839" w:rsidRPr="002335F1">
        <w:rPr>
          <w:rFonts w:ascii="Times New Roman" w:eastAsia="Times New Roman" w:hAnsi="Times New Roman" w:cs="Times New Roman"/>
          <w:kern w:val="0"/>
          <w:lang w:eastAsia="es-ES_tradnl"/>
          <w14:ligatures w14:val="none"/>
        </w:rPr>
        <w:t>module hubs, network connectors</w:t>
      </w:r>
      <w:r w:rsidR="00FD001A"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or network hubs) which share same structural roles within different </w:t>
      </w:r>
      <w:r w:rsidR="00FD001A" w:rsidRPr="002335F1">
        <w:rPr>
          <w:rFonts w:ascii="Times New Roman" w:eastAsia="Times New Roman" w:hAnsi="Times New Roman" w:cs="Times New Roman"/>
          <w:kern w:val="0"/>
          <w:lang w:eastAsia="es-ES_tradnl"/>
          <w14:ligatures w14:val="none"/>
        </w:rPr>
        <w:t>ecological processes, may hold</w:t>
      </w:r>
      <w:r w:rsidR="00044839" w:rsidRPr="002335F1">
        <w:rPr>
          <w:rFonts w:ascii="Times New Roman" w:eastAsia="Times New Roman" w:hAnsi="Times New Roman" w:cs="Times New Roman"/>
          <w:kern w:val="0"/>
          <w:lang w:eastAsia="es-ES_tradnl"/>
          <w14:ligatures w14:val="none"/>
        </w:rPr>
        <w:t xml:space="preserve"> disproportionate ecological importance</w:t>
      </w:r>
      <w:r w:rsidR="00FD001A"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as their loss can trigger the propagation of perturbations across both antagonistic and mutualistic networks.  </w:t>
      </w:r>
    </w:p>
    <w:p w14:paraId="74C77539" w14:textId="13354929" w:rsidR="00391F84" w:rsidRPr="002335F1" w:rsidDel="006354DB" w:rsidRDefault="00391F84" w:rsidP="00391F84">
      <w:pPr>
        <w:spacing w:before="100" w:beforeAutospacing="1" w:after="100" w:afterAutospacing="1" w:line="480" w:lineRule="auto"/>
        <w:jc w:val="both"/>
        <w:rPr>
          <w:del w:id="286" w:author="Iago Ferreiro" w:date="2024-12-06T15:36:00Z"/>
          <w:rFonts w:ascii="Times New Roman" w:eastAsia="Times New Roman" w:hAnsi="Times New Roman" w:cs="Times New Roman"/>
          <w:b/>
          <w:color w:val="FF0000"/>
          <w:kern w:val="0"/>
          <w:lang w:eastAsia="es-ES_tradnl"/>
          <w14:ligatures w14:val="none"/>
        </w:rPr>
      </w:pPr>
      <w:del w:id="287" w:author="Iago Ferreiro" w:date="2024-12-06T15:36:00Z">
        <w:r w:rsidRPr="002335F1" w:rsidDel="006354DB">
          <w:rPr>
            <w:rFonts w:ascii="Times New Roman" w:eastAsia="Times New Roman" w:hAnsi="Times New Roman" w:cs="Times New Roman"/>
            <w:b/>
            <w:color w:val="FF0000"/>
            <w:kern w:val="0"/>
            <w:lang w:eastAsia="es-ES_tradnl"/>
            <w14:ligatures w14:val="none"/>
          </w:rPr>
          <w:delText xml:space="preserve">Dangerous plants </w:delText>
        </w:r>
        <w:commentRangeStart w:id="288"/>
        <w:commentRangeStart w:id="289"/>
        <w:r w:rsidRPr="002335F1" w:rsidDel="006354DB">
          <w:rPr>
            <w:rFonts w:ascii="Times New Roman" w:eastAsia="Times New Roman" w:hAnsi="Times New Roman" w:cs="Times New Roman"/>
            <w:b/>
            <w:color w:val="FF0000"/>
            <w:kern w:val="0"/>
            <w:lang w:eastAsia="es-ES_tradnl"/>
            <w14:ligatures w14:val="none"/>
          </w:rPr>
          <w:delText>control</w:delText>
        </w:r>
        <w:commentRangeEnd w:id="288"/>
        <w:r w:rsidR="00F44A95" w:rsidDel="006354DB">
          <w:rPr>
            <w:rStyle w:val="CommentReference"/>
          </w:rPr>
          <w:commentReference w:id="288"/>
        </w:r>
      </w:del>
      <w:commentRangeEnd w:id="289"/>
      <w:r w:rsidR="006354DB">
        <w:rPr>
          <w:rStyle w:val="CommentReference"/>
        </w:rPr>
        <w:commentReference w:id="289"/>
      </w:r>
    </w:p>
    <w:p w14:paraId="55D7288D" w14:textId="17EB817D" w:rsidR="00391F84" w:rsidRPr="002335F1" w:rsidDel="006354DB" w:rsidRDefault="00391F84" w:rsidP="00391F84">
      <w:pPr>
        <w:spacing w:before="100" w:beforeAutospacing="1" w:after="100" w:afterAutospacing="1" w:line="480" w:lineRule="auto"/>
        <w:jc w:val="both"/>
        <w:rPr>
          <w:moveFrom w:id="290" w:author="Iago Ferreiro" w:date="2024-12-06T15:36:00Z"/>
          <w:rFonts w:ascii="Times New Roman" w:eastAsia="Times New Roman" w:hAnsi="Times New Roman" w:cs="Times New Roman"/>
          <w:color w:val="00B050"/>
          <w:kern w:val="0"/>
          <w:lang w:eastAsia="es-ES_tradnl"/>
          <w14:ligatures w14:val="none"/>
        </w:rPr>
      </w:pPr>
      <w:moveFromRangeStart w:id="291" w:author="Iago Ferreiro" w:date="2024-12-06T15:36:00Z" w:name="move184391807"/>
      <w:moveFrom w:id="292" w:author="Iago Ferreiro" w:date="2024-12-06T15:36:00Z">
        <w:r w:rsidRPr="002335F1" w:rsidDel="006354DB">
          <w:rPr>
            <w:rFonts w:ascii="Times New Roman" w:eastAsia="Times New Roman" w:hAnsi="Times New Roman" w:cs="Times New Roman"/>
            <w:color w:val="00B050"/>
            <w:kern w:val="0"/>
            <w:lang w:eastAsia="es-ES_tradnl"/>
            <w14:ligatures w14:val="none"/>
          </w:rPr>
          <w:lastRenderedPageBreak/>
          <w:t>Furthermore, the dual roles of Aldabra giant tortoises as mutualistic agents for certain plants and antagonists for others can yield indirect benefits for other vertebrate species. For example, extremely sticky fruit resin of the gran devil´s claws tree (</w:t>
        </w:r>
        <w:r w:rsidRPr="002335F1" w:rsidDel="006354DB">
          <w:rPr>
            <w:rFonts w:ascii="Times New Roman" w:eastAsia="Times New Roman" w:hAnsi="Times New Roman" w:cs="Times New Roman"/>
            <w:i/>
            <w:iCs/>
            <w:color w:val="00B050"/>
            <w:kern w:val="0"/>
            <w:lang w:eastAsia="es-ES_tradnl"/>
            <w14:ligatures w14:val="none"/>
          </w:rPr>
          <w:t>Pisonia grandis</w:t>
        </w:r>
        <w:r w:rsidRPr="002335F1" w:rsidDel="006354DB">
          <w:rPr>
            <w:rFonts w:ascii="Times New Roman" w:eastAsia="Times New Roman" w:hAnsi="Times New Roman" w:cs="Times New Roman"/>
            <w:color w:val="00B050"/>
            <w:kern w:val="0"/>
            <w:lang w:eastAsia="es-ES_tradnl"/>
            <w14:ligatures w14:val="none"/>
          </w:rPr>
          <w:t xml:space="preserve">) adheres strongly to birds’ feathers, making seabirds long-distance seed dispersal vectors </w:t>
        </w:r>
        <w:r w:rsidRPr="002335F1" w:rsidDel="006354DB">
          <w:rPr>
            <w:rFonts w:ascii="Times New Roman" w:eastAsia="Times New Roman" w:hAnsi="Times New Roman" w:cs="Times New Roman"/>
            <w:color w:val="00B050"/>
            <w:kern w:val="0"/>
            <w:lang w:eastAsia="es-ES_tradnl"/>
            <w14:ligatures w14:val="none"/>
          </w:rPr>
          <w:fldChar w:fldCharType="begin"/>
        </w:r>
        <w:r w:rsidRPr="002335F1" w:rsidDel="006354DB">
          <w:rPr>
            <w:rFonts w:ascii="Times New Roman" w:eastAsia="Times New Roman" w:hAnsi="Times New Roman" w:cs="Times New Roman"/>
            <w:color w:val="00B050"/>
            <w:kern w:val="0"/>
            <w:lang w:eastAsia="es-ES_tradnl"/>
            <w14:ligatures w14:val="none"/>
          </w:rPr>
          <w:instrText xml:space="preserve"> ADDIN ZOTERO_ITEM CSL_CITATION {"citationID":"8vfbJKef","properties":{"formattedCitation":"(Burger,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Pr="002335F1" w:rsidDel="006354DB">
          <w:rPr>
            <w:rFonts w:ascii="Times New Roman" w:eastAsia="Times New Roman" w:hAnsi="Times New Roman" w:cs="Times New Roman"/>
            <w:color w:val="00B050"/>
            <w:kern w:val="0"/>
            <w:lang w:eastAsia="es-ES_tradnl"/>
            <w14:ligatures w14:val="none"/>
          </w:rPr>
          <w:fldChar w:fldCharType="separate"/>
        </w:r>
        <w:r w:rsidRPr="002335F1" w:rsidDel="006354DB">
          <w:rPr>
            <w:rFonts w:ascii="Times New Roman" w:eastAsia="Times New Roman" w:hAnsi="Times New Roman" w:cs="Times New Roman"/>
            <w:noProof/>
            <w:color w:val="00B050"/>
            <w:kern w:val="0"/>
            <w:lang w:eastAsia="es-ES_tradnl"/>
            <w14:ligatures w14:val="none"/>
          </w:rPr>
          <w:t>(Burger, 2005)</w:t>
        </w:r>
        <w:r w:rsidRPr="002335F1" w:rsidDel="006354DB">
          <w:rPr>
            <w:rFonts w:ascii="Times New Roman" w:eastAsia="Times New Roman" w:hAnsi="Times New Roman" w:cs="Times New Roman"/>
            <w:color w:val="00B050"/>
            <w:kern w:val="0"/>
            <w:lang w:eastAsia="es-ES_tradnl"/>
            <w14:ligatures w14:val="none"/>
          </w:rPr>
          <w:fldChar w:fldCharType="end"/>
        </w:r>
        <w:r w:rsidRPr="002335F1" w:rsidDel="006354DB">
          <w:rPr>
            <w:rFonts w:ascii="Times New Roman" w:eastAsia="Times New Roman" w:hAnsi="Times New Roman" w:cs="Times New Roman"/>
            <w:color w:val="00B050"/>
            <w:kern w:val="0"/>
            <w:lang w:eastAsia="es-ES_tradnl"/>
            <w14:ligatures w14:val="none"/>
          </w:rPr>
          <w:t xml:space="preserve">. However, the multi-seeded infructescences often entangle birds, limiting their ability to fly and sometimes causing bird mortality </w:t>
        </w:r>
        <w:r w:rsidRPr="002335F1" w:rsidDel="006354DB">
          <w:rPr>
            <w:rFonts w:ascii="Times New Roman" w:eastAsia="Times New Roman" w:hAnsi="Times New Roman" w:cs="Times New Roman"/>
            <w:color w:val="00B050"/>
            <w:kern w:val="0"/>
            <w:lang w:eastAsia="es-ES_tradnl"/>
            <w14:ligatures w14:val="none"/>
          </w:rPr>
          <w:fldChar w:fldCharType="begin"/>
        </w:r>
        <w:r w:rsidRPr="002335F1" w:rsidDel="006354DB">
          <w:rPr>
            <w:rFonts w:ascii="Times New Roman" w:eastAsia="Times New Roman" w:hAnsi="Times New Roman" w:cs="Times New Roman"/>
            <w:color w:val="00B050"/>
            <w:kern w:val="0"/>
            <w:lang w:eastAsia="es-ES_tradnl"/>
            <w14:ligatures w14:val="none"/>
          </w:rPr>
          <w:instrText xml:space="preserve"> ADDIN ZOTERO_ITEM CSL_CITATION {"citationID":"WYN69ls0","properties":{"formattedCitation":"(Burger,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Pr="002335F1" w:rsidDel="006354DB">
          <w:rPr>
            <w:rFonts w:ascii="Times New Roman" w:eastAsia="Times New Roman" w:hAnsi="Times New Roman" w:cs="Times New Roman"/>
            <w:color w:val="00B050"/>
            <w:kern w:val="0"/>
            <w:lang w:eastAsia="es-ES_tradnl"/>
            <w14:ligatures w14:val="none"/>
          </w:rPr>
          <w:fldChar w:fldCharType="separate"/>
        </w:r>
        <w:r w:rsidRPr="002335F1" w:rsidDel="006354DB">
          <w:rPr>
            <w:rFonts w:ascii="Times New Roman" w:eastAsia="Times New Roman" w:hAnsi="Times New Roman" w:cs="Times New Roman"/>
            <w:noProof/>
            <w:color w:val="00B050"/>
            <w:kern w:val="0"/>
            <w:lang w:eastAsia="es-ES_tradnl"/>
            <w14:ligatures w14:val="none"/>
          </w:rPr>
          <w:t>(Burger, 2005)</w:t>
        </w:r>
        <w:r w:rsidRPr="002335F1" w:rsidDel="006354DB">
          <w:rPr>
            <w:rFonts w:ascii="Times New Roman" w:eastAsia="Times New Roman" w:hAnsi="Times New Roman" w:cs="Times New Roman"/>
            <w:color w:val="00B050"/>
            <w:kern w:val="0"/>
            <w:lang w:eastAsia="es-ES_tradnl"/>
            <w14:ligatures w14:val="none"/>
          </w:rPr>
          <w:fldChar w:fldCharType="end"/>
        </w:r>
        <w:r w:rsidRPr="002335F1" w:rsidDel="006354DB">
          <w:rPr>
            <w:rFonts w:ascii="Times New Roman" w:eastAsia="Times New Roman" w:hAnsi="Times New Roman" w:cs="Times New Roman"/>
            <w:color w:val="00B050"/>
            <w:kern w:val="0"/>
            <w:lang w:eastAsia="es-ES_tradnl"/>
            <w14:ligatures w14:val="none"/>
          </w:rPr>
          <w:t xml:space="preserve">. On Aride Island, the trees of gran devil´s claws are commonly consumed by all tortoises, which suggest that </w:t>
        </w:r>
        <w:r w:rsidRPr="002335F1" w:rsidDel="006354DB">
          <w:rPr>
            <w:rFonts w:ascii="Times New Roman" w:eastAsia="Times New Roman" w:hAnsi="Times New Roman" w:cs="Times New Roman"/>
            <w:i/>
            <w:iCs/>
            <w:color w:val="00B050"/>
            <w:kern w:val="0"/>
            <w:lang w:eastAsia="es-ES_tradnl"/>
            <w14:ligatures w14:val="none"/>
          </w:rPr>
          <w:t xml:space="preserve">Aldabrachelys gigantea </w:t>
        </w:r>
        <w:r w:rsidRPr="002335F1" w:rsidDel="006354DB">
          <w:rPr>
            <w:rFonts w:ascii="Times New Roman" w:eastAsia="Times New Roman" w:hAnsi="Times New Roman" w:cs="Times New Roman"/>
            <w:color w:val="00B050"/>
            <w:kern w:val="0"/>
            <w:lang w:eastAsia="es-ES_tradnl"/>
            <w14:ligatures w14:val="none"/>
          </w:rPr>
          <w:t xml:space="preserve">may play an important role in controlling </w:t>
        </w:r>
        <w:r w:rsidRPr="002335F1" w:rsidDel="006354DB">
          <w:rPr>
            <w:rFonts w:ascii="Times New Roman" w:eastAsia="Times New Roman" w:hAnsi="Times New Roman" w:cs="Times New Roman"/>
            <w:i/>
            <w:iCs/>
            <w:color w:val="00B050"/>
            <w:kern w:val="0"/>
            <w:lang w:eastAsia="es-ES_tradnl"/>
            <w14:ligatures w14:val="none"/>
          </w:rPr>
          <w:t>Pisonia grandis</w:t>
        </w:r>
        <w:r w:rsidRPr="002335F1" w:rsidDel="006354DB">
          <w:rPr>
            <w:rFonts w:ascii="Times New Roman" w:eastAsia="Times New Roman" w:hAnsi="Times New Roman" w:cs="Times New Roman"/>
            <w:color w:val="00B050"/>
            <w:kern w:val="0"/>
            <w:lang w:eastAsia="es-ES_tradnl"/>
            <w14:ligatures w14:val="none"/>
          </w:rPr>
          <w:t xml:space="preserve"> abundance - potentially plantlets - and thus decreasing the number of its sticky fruits harmful to seabirds.</w:t>
        </w:r>
      </w:moveFrom>
    </w:p>
    <w:moveFromRangeEnd w:id="291"/>
    <w:p w14:paraId="535387FA" w14:textId="62A8E499" w:rsidR="00391F84" w:rsidRPr="002335F1" w:rsidRDefault="00391F84" w:rsidP="00391F84">
      <w:pPr>
        <w:spacing w:before="100" w:beforeAutospacing="1" w:after="100" w:afterAutospacing="1" w:line="480" w:lineRule="auto"/>
        <w:jc w:val="both"/>
        <w:rPr>
          <w:rFonts w:ascii="Times New Roman" w:eastAsia="Times New Roman" w:hAnsi="Times New Roman" w:cs="Times New Roman"/>
          <w:b/>
          <w:kern w:val="0"/>
          <w:lang w:eastAsia="es-ES_tradnl"/>
          <w14:ligatures w14:val="none"/>
        </w:rPr>
      </w:pPr>
      <w:r w:rsidRPr="002335F1">
        <w:rPr>
          <w:rFonts w:ascii="Times New Roman" w:eastAsia="Times New Roman" w:hAnsi="Times New Roman" w:cs="Times New Roman"/>
          <w:b/>
          <w:kern w:val="0"/>
          <w:lang w:eastAsia="es-ES_tradnl"/>
          <w14:ligatures w14:val="none"/>
        </w:rPr>
        <w:t>Conclusions</w:t>
      </w:r>
    </w:p>
    <w:p w14:paraId="11C63A0A" w14:textId="1E12DE65" w:rsidR="009E7216" w:rsidRPr="002335F1" w:rsidRDefault="006620B3" w:rsidP="00044839">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del w:id="293" w:author="Iago Ferreiro" w:date="2024-12-06T15:38:00Z">
        <w:r w:rsidRPr="002335F1" w:rsidDel="006354DB">
          <w:rPr>
            <w:rFonts w:ascii="Times New Roman" w:eastAsia="Times New Roman" w:hAnsi="Times New Roman" w:cs="Times New Roman"/>
            <w:kern w:val="0"/>
            <w:lang w:eastAsia="es-ES_tradnl"/>
            <w14:ligatures w14:val="none"/>
          </w:rPr>
          <w:delText>Hence</w:delText>
        </w:r>
        <w:r w:rsidR="00ED3832" w:rsidRPr="002335F1" w:rsidDel="006354DB">
          <w:rPr>
            <w:rFonts w:ascii="Times New Roman" w:eastAsia="Times New Roman" w:hAnsi="Times New Roman" w:cs="Times New Roman"/>
            <w:kern w:val="0"/>
            <w:lang w:eastAsia="es-ES_tradnl"/>
            <w14:ligatures w14:val="none"/>
          </w:rPr>
          <w:delText>, these</w:delText>
        </w:r>
      </w:del>
      <w:ins w:id="294" w:author="Iago Ferreiro" w:date="2024-12-06T15:38:00Z">
        <w:r w:rsidR="006354DB">
          <w:rPr>
            <w:rFonts w:ascii="Times New Roman" w:eastAsia="Times New Roman" w:hAnsi="Times New Roman" w:cs="Times New Roman"/>
            <w:kern w:val="0"/>
            <w:lang w:eastAsia="es-ES_tradnl"/>
            <w14:ligatures w14:val="none"/>
          </w:rPr>
          <w:t>Our</w:t>
        </w:r>
      </w:ins>
      <w:r w:rsidR="00ED3832" w:rsidRPr="002335F1">
        <w:rPr>
          <w:rFonts w:ascii="Times New Roman" w:eastAsia="Times New Roman" w:hAnsi="Times New Roman" w:cs="Times New Roman"/>
          <w:kern w:val="0"/>
          <w:lang w:eastAsia="es-ES_tradnl"/>
          <w14:ligatures w14:val="none"/>
        </w:rPr>
        <w:t xml:space="preserve"> findings highlight the importance of </w:t>
      </w:r>
      <w:r w:rsidR="00EF02C0" w:rsidRPr="002335F1">
        <w:rPr>
          <w:rFonts w:ascii="Times New Roman" w:eastAsia="Times New Roman" w:hAnsi="Times New Roman" w:cs="Times New Roman"/>
          <w:kern w:val="0"/>
          <w:lang w:eastAsia="es-ES_tradnl"/>
          <w14:ligatures w14:val="none"/>
        </w:rPr>
        <w:t>individual</w:t>
      </w:r>
      <w:r w:rsidR="00ED3832" w:rsidRPr="002335F1">
        <w:rPr>
          <w:rFonts w:ascii="Times New Roman" w:eastAsia="Times New Roman" w:hAnsi="Times New Roman" w:cs="Times New Roman"/>
          <w:kern w:val="0"/>
          <w:lang w:eastAsia="es-ES_tradnl"/>
          <w14:ligatures w14:val="none"/>
        </w:rPr>
        <w:t>-scale ecological processes, which, when examined at the community level</w:t>
      </w:r>
      <w:r w:rsidR="00EE6BF5" w:rsidRPr="002335F1">
        <w:rPr>
          <w:rFonts w:ascii="Times New Roman" w:eastAsia="Times New Roman" w:hAnsi="Times New Roman" w:cs="Times New Roman"/>
          <w:kern w:val="0"/>
          <w:lang w:eastAsia="es-ES_tradnl"/>
          <w14:ligatures w14:val="none"/>
        </w:rPr>
        <w:t xml:space="preserve"> (i.e., species-based networks)</w:t>
      </w:r>
      <w:r w:rsidR="00ED3832" w:rsidRPr="002335F1">
        <w:rPr>
          <w:rFonts w:ascii="Times New Roman" w:eastAsia="Times New Roman" w:hAnsi="Times New Roman" w:cs="Times New Roman"/>
          <w:kern w:val="0"/>
          <w:lang w:eastAsia="es-ES_tradnl"/>
          <w14:ligatures w14:val="none"/>
        </w:rPr>
        <w:t xml:space="preserve">, reveal structural nuances that </w:t>
      </w:r>
      <w:r w:rsidR="00EE6BF5" w:rsidRPr="002335F1">
        <w:rPr>
          <w:rFonts w:ascii="Times New Roman" w:eastAsia="Times New Roman" w:hAnsi="Times New Roman" w:cs="Times New Roman"/>
          <w:kern w:val="0"/>
          <w:lang w:eastAsia="es-ES_tradnl"/>
          <w14:ligatures w14:val="none"/>
        </w:rPr>
        <w:t xml:space="preserve">would </w:t>
      </w:r>
      <w:r w:rsidR="00FD001A" w:rsidRPr="002335F1">
        <w:rPr>
          <w:rFonts w:ascii="Times New Roman" w:eastAsia="Times New Roman" w:hAnsi="Times New Roman" w:cs="Times New Roman"/>
          <w:kern w:val="0"/>
          <w:lang w:eastAsia="es-ES_tradnl"/>
          <w14:ligatures w14:val="none"/>
        </w:rPr>
        <w:t xml:space="preserve">otherwise be </w:t>
      </w:r>
      <w:r w:rsidR="00ED3832" w:rsidRPr="002335F1">
        <w:rPr>
          <w:rFonts w:ascii="Times New Roman" w:eastAsia="Times New Roman" w:hAnsi="Times New Roman" w:cs="Times New Roman"/>
          <w:kern w:val="0"/>
          <w:lang w:eastAsia="es-ES_tradnl"/>
          <w14:ligatures w14:val="none"/>
        </w:rPr>
        <w:t>overlooked</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EE6BF5" w:rsidRPr="002335F1">
        <w:rPr>
          <w:rFonts w:ascii="Times New Roman" w:eastAsia="Times New Roman" w:hAnsi="Times New Roman" w:cs="Times New Roman"/>
          <w:kern w:val="0"/>
          <w:lang w:eastAsia="es-ES_tradnl"/>
          <w14:ligatures w14:val="none"/>
        </w:rPr>
        <w:instrText xml:space="preserve"> ADDIN ZOTERO_ITEM CSL_CITATION {"citationID":"7O8MwxXZ","properties":{"formattedCitation":"(Guimar\\uc0\\u227{}es, 2020)","plainCitation":"(Guimarães, 2020)","noteIndex":0},"citationItems":[{"id":4637,"uris":["http://zotero.org/users/11161907/items/LD4G5YGQ"],"itemData":{"id":4637,"type":"article-journal","abstract":"Interactions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1545-2069","issue":"Volume 51, 2020","language":"en","note":"publisher: Annual Reviews","page":"433-460","source":"www.annualreviews.org","title":"The Structure of Ecological Networks Across Levels of Organization","volume":"51","author":[{"family":"Guimarães","given":"Paulo R."}],"issued":{"date-parts":[["2020",11,2]]}}}],"schema":"https://github.com/citation-style-language/schema/raw/master/csl-citation.json"}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hAnsi="Times New Roman" w:cs="Times New Roman"/>
          <w:kern w:val="0"/>
        </w:rPr>
        <w:t>(Guimarães, 2020)</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Ultimately, the persistence of key ecological functions </w:t>
      </w:r>
      <w:r w:rsidR="00044839" w:rsidRPr="002335F1">
        <w:rPr>
          <w:rFonts w:ascii="Times New Roman" w:eastAsia="Times New Roman" w:hAnsi="Times New Roman" w:cs="Times New Roman"/>
          <w:kern w:val="0"/>
          <w:lang w:eastAsia="es-ES_tradnl"/>
          <w14:ligatures w14:val="none"/>
        </w:rPr>
        <w:t xml:space="preserve">on </w:t>
      </w:r>
      <w:ins w:id="295" w:author="Iago Ferreiro" w:date="2024-12-06T15:44:00Z">
        <w:r w:rsidR="00FC7EEE">
          <w:rPr>
            <w:rFonts w:ascii="Times New Roman" w:eastAsia="Times New Roman" w:hAnsi="Times New Roman" w:cs="Times New Roman"/>
            <w:kern w:val="0"/>
            <w:lang w:eastAsia="es-ES_tradnl"/>
            <w14:ligatures w14:val="none"/>
          </w:rPr>
          <w:t xml:space="preserve">small </w:t>
        </w:r>
      </w:ins>
      <w:r w:rsidR="00044839" w:rsidRPr="002335F1">
        <w:rPr>
          <w:rFonts w:ascii="Times New Roman" w:eastAsia="Times New Roman" w:hAnsi="Times New Roman" w:cs="Times New Roman"/>
          <w:kern w:val="0"/>
          <w:lang w:eastAsia="es-ES_tradnl"/>
          <w14:ligatures w14:val="none"/>
        </w:rPr>
        <w:t xml:space="preserve">islands </w:t>
      </w:r>
      <w:r w:rsidR="00ED3832" w:rsidRPr="002335F1">
        <w:rPr>
          <w:rFonts w:ascii="Times New Roman" w:eastAsia="Times New Roman" w:hAnsi="Times New Roman" w:cs="Times New Roman"/>
          <w:kern w:val="0"/>
          <w:lang w:eastAsia="es-ES_tradnl"/>
          <w14:ligatures w14:val="none"/>
        </w:rPr>
        <w:t>may rely heavily on a select few individuals</w:t>
      </w:r>
      <w:r w:rsidR="00974B14" w:rsidRPr="002335F1">
        <w:rPr>
          <w:rFonts w:ascii="Times New Roman" w:eastAsia="Times New Roman" w:hAnsi="Times New Roman" w:cs="Times New Roman"/>
          <w:kern w:val="0"/>
          <w:lang w:eastAsia="es-ES_tradnl"/>
          <w14:ligatures w14:val="none"/>
        </w:rPr>
        <w:t xml:space="preserve"> (i.e., keystone individuals)</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EE6BF5" w:rsidRPr="002335F1">
        <w:rPr>
          <w:rFonts w:ascii="Times New Roman" w:eastAsia="Times New Roman" w:hAnsi="Times New Roman" w:cs="Times New Roman"/>
          <w:kern w:val="0"/>
          <w:lang w:eastAsia="es-ES_tradnl"/>
          <w14:ligatures w14:val="none"/>
        </w:rPr>
        <w:instrText xml:space="preserve"> ADDIN ZOTERO_ITEM CSL_CITATION {"citationID":"tcw7agai","properties":{"formattedCitation":"(Modlmeier et al., 2014)","plainCitation":"(Modlmeier et al., 2014)","noteIndex":0},"citationItems":[{"id":4641,"uris":["http://zotero.org/users/11161907/items/88S5S4SV"],"itemData":{"id":4641,"type":"article-journal","abstract":"The concept of keystone individuals offers a unifying framework to study the evolution and persistence of individuals that have a disproportionately large, irreplaceable effect on group dynamics. Although the literature is teeming with examples of these individuals, disparate terminologies have impeded a major synthesis of this topic across fields. To allow a strict classification of potential keystone individuals, we offer herein some general terminology, outline practical methodological approaches to distinguish between keystone individuals and generic individuals that only occupy a keystone role, and propose ways to measure the effect of keystones on group dynamics. In particular, we suggest that keystone individuals should be classified as ‘fixed’ or ‘episodic’ according to the duration of time over which they impact their group. We then venture into the existing literature to identify distinctive keystone roles that generic and/or keystone individuals can occupy in a group (e.g. dominant individual, leader or superspreader), and describe traits that can give rise to keystone individuals. To highlight the ecological implications, we briefly review some of the effects that keystone individuals can have on their group and how this could affect other levels of organization such as populations and communities. In looking at their diverse evolutionary origins, we discuss key mechanisms that could explain the presence of keystone individuals. These mechanisms include traditional Darwinian selection on keystone-conferring genotypes, experience and state- or context-dependent effects. We close our review by discussing various opportunities for empirical and theoretical advancement and outline concepts that will aid future studies on keystone individuals.","container-title":"Animal Behaviour","DOI":"10.1016/j.anbehav.2013.12.020","ISSN":"0003-3472","journalAbbreviation":"Animal Behaviour","page":"53-62","source":"ScienceDirect","title":"The keystone individual concept: an ecological and evolutionary overview","title-short":"The keystone individual concept","volume":"89","author":[{"family":"Modlmeier","given":"Andreas P."},{"family":"Keiser","given":"Carl N."},{"family":"Watters","given":"Jason V."},{"family":"Sih","given":"Andy"},{"family":"Pruitt","given":"Jonathan N."}],"issued":{"date-parts":[["2014",3,1]]}}}],"schema":"https://github.com/citation-style-language/schema/raw/master/csl-citation.json"}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eastAsia="Times New Roman" w:hAnsi="Times New Roman" w:cs="Times New Roman"/>
          <w:noProof/>
          <w:kern w:val="0"/>
          <w:lang w:eastAsia="es-ES_tradnl"/>
          <w14:ligatures w14:val="none"/>
        </w:rPr>
        <w:t>(Modlmeier et al., 2014)</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underscoring the critical need for conservation </w:t>
      </w:r>
      <w:r w:rsidRPr="002335F1">
        <w:rPr>
          <w:rFonts w:ascii="Times New Roman" w:eastAsia="Times New Roman" w:hAnsi="Times New Roman" w:cs="Times New Roman"/>
          <w:kern w:val="0"/>
          <w:lang w:eastAsia="es-ES_tradnl"/>
          <w14:ligatures w14:val="none"/>
        </w:rPr>
        <w:t xml:space="preserve">and research </w:t>
      </w:r>
      <w:r w:rsidR="00ED3832" w:rsidRPr="002335F1">
        <w:rPr>
          <w:rFonts w:ascii="Times New Roman" w:eastAsia="Times New Roman" w:hAnsi="Times New Roman" w:cs="Times New Roman"/>
          <w:kern w:val="0"/>
          <w:lang w:eastAsia="es-ES_tradnl"/>
          <w14:ligatures w14:val="none"/>
        </w:rPr>
        <w:t xml:space="preserve">efforts to focus on the roles of individual organisms in maintaining </w:t>
      </w:r>
      <w:r w:rsidRPr="002335F1">
        <w:rPr>
          <w:rFonts w:ascii="Times New Roman" w:eastAsia="Times New Roman" w:hAnsi="Times New Roman" w:cs="Times New Roman"/>
          <w:kern w:val="0"/>
          <w:lang w:eastAsia="es-ES_tradnl"/>
          <w14:ligatures w14:val="none"/>
        </w:rPr>
        <w:t xml:space="preserve">the balance of </w:t>
      </w:r>
      <w:r w:rsidR="00ED3832" w:rsidRPr="002335F1">
        <w:rPr>
          <w:rFonts w:ascii="Times New Roman" w:eastAsia="Times New Roman" w:hAnsi="Times New Roman" w:cs="Times New Roman"/>
          <w:kern w:val="0"/>
          <w:lang w:eastAsia="es-ES_tradnl"/>
          <w14:ligatures w14:val="none"/>
        </w:rPr>
        <w:t xml:space="preserve">ecological </w:t>
      </w:r>
      <w:r w:rsidRPr="002335F1">
        <w:rPr>
          <w:rFonts w:ascii="Times New Roman" w:eastAsia="Times New Roman" w:hAnsi="Times New Roman" w:cs="Times New Roman"/>
          <w:kern w:val="0"/>
          <w:lang w:eastAsia="es-ES_tradnl"/>
          <w14:ligatures w14:val="none"/>
        </w:rPr>
        <w:t>processes</w:t>
      </w:r>
      <w:r w:rsidR="00ED3832"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Given th</w:t>
      </w:r>
      <w:r w:rsidR="00044839" w:rsidRPr="002335F1">
        <w:rPr>
          <w:rFonts w:ascii="Times New Roman" w:eastAsia="Times New Roman" w:hAnsi="Times New Roman" w:cs="Times New Roman"/>
          <w:kern w:val="0"/>
          <w:lang w:eastAsia="es-ES_tradnl"/>
          <w14:ligatures w14:val="none"/>
        </w:rPr>
        <w:t>e</w:t>
      </w:r>
      <w:r w:rsidRPr="002335F1">
        <w:rPr>
          <w:rFonts w:ascii="Times New Roman" w:eastAsia="Times New Roman" w:hAnsi="Times New Roman" w:cs="Times New Roman"/>
          <w:kern w:val="0"/>
          <w:lang w:eastAsia="es-ES_tradnl"/>
          <w14:ligatures w14:val="none"/>
        </w:rPr>
        <w:t xml:space="preserve"> variability in the relative importance of different individuals when examining ecosystem services and in an analogous way to the concept of effective population size for maintaining genetic viability</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EE6BF5" w:rsidRPr="002335F1">
        <w:rPr>
          <w:rFonts w:ascii="Times New Roman" w:eastAsia="Times New Roman" w:hAnsi="Times New Roman" w:cs="Times New Roman"/>
          <w:kern w:val="0"/>
          <w:lang w:eastAsia="es-ES_tradnl"/>
          <w14:ligatures w14:val="none"/>
        </w:rPr>
        <w:instrText xml:space="preserve"> ADDIN ZOTERO_ITEM CSL_CITATION {"citationID":"gfigPs9H","properties":{"formattedCitation":"(Lande and Barrowclough, 1987)","plainCitation":"(Lande and Barrowclough, 1987)","noteIndex":0},"citationItems":[{"id":4643,"uris":["http://zotero.org/users/11161907/items/42LZV6J5"],"itemData":{"id":4643,"type":"chapter","abstract":"A fundamental fact of population genetics is that in closed populations (i.e., without immigration) the presence of only a small number of individuals, sustained over several generations, will lead to the depletion of genetic variation. Thus, the number of individuals is a crucial parameter in determining the amount of genetic variability that can be maintained in a population. This, in turn, influences the probability of long-term survival of a population because genetic variation is requisite for evolutionary adaptation to a changing environment. Thus, maintaining population numbers and genetic variation must be a central theme of plans for long-term population management.In the last decade there have been several discussions of the role of population genetics in the management and conservation of threatened species (e.g., Soulé and Wilcox, 1980; Frankel and Soulé, 1981; Schonewald-Cox et al., 1983); such references provide a useful background for persons interested in this topic. Here we extend this treatment in four ways. First, we suggest criteria for the management of populations from a genetic perspective. We show how the effective size of a population, the pattern of natural selection, and rates of mutation interact to determine the amount and kinds of genetic variation maintained. Time scales associated with the different processes are also discussed.","container-title":"Viable Populations for Conservation","event-place":"Cambridge","ISBN":"978-0-521-33657-4","note":"DOI: 10.1017/CBO9780511623400.007","page":"87-124","publisher":"Cambridge University Press","publisher-place":"Cambridge","source":"Cambridge University Press","title":"Effective population size, genetic variation, and their use in population management","URL":"https://www.cambridge.org/core/books/viable-populations-for-conservation/effective-population-size-genetic-variation-and-their-use-in-population-management/AF4EDC617CF4FAAF9954DE4BC3FB58BC","editor":[{"family":"Soulé","given":"Michael E."}],"author":[{"family":"Lande","given":"Russell"},{"family":"Barrowclough","given":"George F."}],"accessed":{"date-parts":[["2024",11,11]]},"issued":{"date-parts":[["1987"]]}}}],"schema":"https://github.com/citation-style-language/schema/raw/master/csl-citation.json"}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eastAsia="Times New Roman" w:hAnsi="Times New Roman" w:cs="Times New Roman"/>
          <w:noProof/>
          <w:kern w:val="0"/>
          <w:lang w:eastAsia="es-ES_tradnl"/>
          <w14:ligatures w14:val="none"/>
        </w:rPr>
        <w:t>(Lande and Barrowclough, 1987)</w:t>
      </w:r>
      <w:r w:rsidR="00EE6BF5"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ecologist</w:t>
      </w:r>
      <w:r w:rsidR="002A31E5" w:rsidRPr="002335F1">
        <w:rPr>
          <w:rFonts w:ascii="Times New Roman" w:eastAsia="Times New Roman" w:hAnsi="Times New Roman" w:cs="Times New Roman"/>
          <w:kern w:val="0"/>
          <w:lang w:eastAsia="es-ES_tradnl"/>
          <w14:ligatures w14:val="none"/>
        </w:rPr>
        <w:t>s</w:t>
      </w:r>
      <w:r w:rsidRPr="002335F1">
        <w:rPr>
          <w:rFonts w:ascii="Times New Roman" w:eastAsia="Times New Roman" w:hAnsi="Times New Roman" w:cs="Times New Roman"/>
          <w:kern w:val="0"/>
          <w:lang w:eastAsia="es-ES_tradnl"/>
          <w14:ligatures w14:val="none"/>
        </w:rPr>
        <w:t xml:space="preserve"> </w:t>
      </w:r>
      <w:r w:rsidR="001B29AC" w:rsidRPr="002335F1">
        <w:rPr>
          <w:rFonts w:ascii="Times New Roman" w:eastAsia="Times New Roman" w:hAnsi="Times New Roman" w:cs="Times New Roman"/>
          <w:kern w:val="0"/>
          <w:lang w:eastAsia="es-ES_tradnl"/>
          <w14:ligatures w14:val="none"/>
        </w:rPr>
        <w:t>should</w:t>
      </w:r>
      <w:r w:rsidR="00FD001A" w:rsidRPr="002335F1">
        <w:rPr>
          <w:rFonts w:ascii="Times New Roman" w:eastAsia="Times New Roman" w:hAnsi="Times New Roman" w:cs="Times New Roman"/>
          <w:kern w:val="0"/>
          <w:lang w:eastAsia="es-ES_tradnl"/>
          <w14:ligatures w14:val="none"/>
        </w:rPr>
        <w:t xml:space="preserve"> start to conceptualis</w:t>
      </w:r>
      <w:r w:rsidRPr="002335F1">
        <w:rPr>
          <w:rFonts w:ascii="Times New Roman" w:eastAsia="Times New Roman" w:hAnsi="Times New Roman" w:cs="Times New Roman"/>
          <w:kern w:val="0"/>
          <w:lang w:eastAsia="es-ES_tradnl"/>
          <w14:ligatures w14:val="none"/>
        </w:rPr>
        <w:t xml:space="preserve">e </w:t>
      </w:r>
      <w:r w:rsidR="002A31E5" w:rsidRPr="002335F1">
        <w:rPr>
          <w:rFonts w:ascii="Times New Roman" w:eastAsia="Times New Roman" w:hAnsi="Times New Roman" w:cs="Times New Roman"/>
          <w:kern w:val="0"/>
          <w:lang w:eastAsia="es-ES_tradnl"/>
          <w14:ligatures w14:val="none"/>
        </w:rPr>
        <w:t>the</w:t>
      </w:r>
      <w:r w:rsidRPr="002335F1">
        <w:rPr>
          <w:rFonts w:ascii="Times New Roman" w:eastAsia="Times New Roman" w:hAnsi="Times New Roman" w:cs="Times New Roman"/>
          <w:kern w:val="0"/>
          <w:lang w:eastAsia="es-ES_tradnl"/>
          <w14:ligatures w14:val="none"/>
        </w:rPr>
        <w:t xml:space="preserve"> effective number of individuals necessary to sustain ecological processes. </w:t>
      </w:r>
      <w:r w:rsidR="002C71C9" w:rsidRPr="002335F1">
        <w:rPr>
          <w:rFonts w:ascii="Times New Roman" w:eastAsia="Times New Roman" w:hAnsi="Times New Roman" w:cs="Times New Roman"/>
          <w:kern w:val="0"/>
          <w:lang w:eastAsia="es-ES_tradnl"/>
          <w14:ligatures w14:val="none"/>
        </w:rPr>
        <w:t xml:space="preserve">To ensure the integrity of ecological processes, the effective number should reflect individual variability in ecological roles and help establish a minimum population </w:t>
      </w:r>
      <w:r w:rsidR="002C71C9" w:rsidRPr="002335F1">
        <w:rPr>
          <w:rFonts w:ascii="Times New Roman" w:eastAsia="Times New Roman" w:hAnsi="Times New Roman" w:cs="Times New Roman"/>
          <w:kern w:val="0"/>
          <w:lang w:eastAsia="es-ES_tradnl"/>
          <w14:ligatures w14:val="none"/>
        </w:rPr>
        <w:lastRenderedPageBreak/>
        <w:t xml:space="preserve">size that accounts for the diverse contributions of each individual. </w:t>
      </w:r>
      <w:r w:rsidRPr="002335F1">
        <w:rPr>
          <w:rFonts w:ascii="Times New Roman" w:eastAsia="Times New Roman" w:hAnsi="Times New Roman" w:cs="Times New Roman"/>
          <w:kern w:val="0"/>
          <w:lang w:eastAsia="es-ES_tradnl"/>
          <w14:ligatures w14:val="none"/>
        </w:rPr>
        <w:t xml:space="preserve">Thus, understanding the distribution and identity of these key individuals within populations </w:t>
      </w:r>
      <w:r w:rsidR="00EF02C0" w:rsidRPr="002335F1">
        <w:rPr>
          <w:rFonts w:ascii="Times New Roman" w:eastAsia="Times New Roman" w:hAnsi="Times New Roman" w:cs="Times New Roman"/>
          <w:kern w:val="0"/>
          <w:lang w:eastAsia="es-ES_tradnl"/>
          <w14:ligatures w14:val="none"/>
        </w:rPr>
        <w:t xml:space="preserve">may be crucial </w:t>
      </w:r>
      <w:r w:rsidRPr="002335F1">
        <w:rPr>
          <w:rFonts w:ascii="Times New Roman" w:eastAsia="Times New Roman" w:hAnsi="Times New Roman" w:cs="Times New Roman"/>
          <w:kern w:val="0"/>
          <w:lang w:eastAsia="es-ES_tradnl"/>
          <w14:ligatures w14:val="none"/>
        </w:rPr>
        <w:t>for effective conservation strategies aimed at restoring ecological integrity</w:t>
      </w:r>
      <w:r w:rsidR="00FD001A" w:rsidRPr="002335F1">
        <w:rPr>
          <w:rFonts w:ascii="Times New Roman" w:eastAsia="Times New Roman" w:hAnsi="Times New Roman" w:cs="Times New Roman"/>
          <w:kern w:val="0"/>
          <w:lang w:eastAsia="es-ES_tradnl"/>
          <w14:ligatures w14:val="none"/>
        </w:rPr>
        <w:t>, such as</w:t>
      </w:r>
      <w:r w:rsidRPr="002335F1">
        <w:rPr>
          <w:rFonts w:ascii="Times New Roman" w:eastAsia="Times New Roman" w:hAnsi="Times New Roman" w:cs="Times New Roman"/>
          <w:kern w:val="0"/>
          <w:lang w:eastAsia="es-ES_tradnl"/>
          <w14:ligatures w14:val="none"/>
        </w:rPr>
        <w:t xml:space="preserve"> reintroduction programs of Aldabra </w:t>
      </w:r>
      <w:r w:rsidR="00FD001A" w:rsidRPr="002335F1">
        <w:rPr>
          <w:rFonts w:ascii="Times New Roman" w:eastAsia="Times New Roman" w:hAnsi="Times New Roman" w:cs="Times New Roman"/>
          <w:kern w:val="0"/>
          <w:lang w:eastAsia="es-ES_tradnl"/>
          <w14:ligatures w14:val="none"/>
        </w:rPr>
        <w:t xml:space="preserve">giant </w:t>
      </w:r>
      <w:r w:rsidRPr="002335F1">
        <w:rPr>
          <w:rFonts w:ascii="Times New Roman" w:eastAsia="Times New Roman" w:hAnsi="Times New Roman" w:cs="Times New Roman"/>
          <w:kern w:val="0"/>
          <w:lang w:eastAsia="es-ES_tradnl"/>
          <w14:ligatures w14:val="none"/>
        </w:rPr>
        <w:t xml:space="preserve">tortoises </w:t>
      </w:r>
      <w:r w:rsidR="00FD001A" w:rsidRPr="002335F1">
        <w:rPr>
          <w:rFonts w:ascii="Times New Roman" w:eastAsia="Times New Roman" w:hAnsi="Times New Roman" w:cs="Times New Roman"/>
          <w:kern w:val="0"/>
          <w:lang w:eastAsia="es-ES_tradnl"/>
          <w14:ligatures w14:val="none"/>
        </w:rPr>
        <w:t>across various islands in the</w:t>
      </w:r>
      <w:r w:rsidRPr="002335F1">
        <w:rPr>
          <w:rFonts w:ascii="Times New Roman" w:eastAsia="Times New Roman" w:hAnsi="Times New Roman" w:cs="Times New Roman"/>
          <w:kern w:val="0"/>
          <w:lang w:eastAsia="es-ES_tradnl"/>
          <w14:ligatures w14:val="none"/>
        </w:rPr>
        <w:t xml:space="preserve"> Seychelles archipelago.</w:t>
      </w:r>
      <w:r w:rsidR="00BD55AE"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Yet, future studies involving a greater number of individuals</w:t>
      </w:r>
      <w:r w:rsidR="00044839"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extended sampling periods</w:t>
      </w:r>
      <w:r w:rsidR="005508F7" w:rsidRPr="002335F1">
        <w:rPr>
          <w:rFonts w:ascii="Times New Roman" w:eastAsia="Times New Roman" w:hAnsi="Times New Roman" w:cs="Times New Roman"/>
          <w:kern w:val="0"/>
          <w:lang w:eastAsia="es-ES_tradnl"/>
          <w14:ligatures w14:val="none"/>
        </w:rPr>
        <w:t xml:space="preserve"> accounting for plant phenology</w:t>
      </w:r>
      <w:r w:rsidR="00FD001A" w:rsidRPr="002335F1">
        <w:rPr>
          <w:rFonts w:ascii="Times New Roman" w:eastAsia="Times New Roman" w:hAnsi="Times New Roman" w:cs="Times New Roman"/>
          <w:kern w:val="0"/>
          <w:lang w:eastAsia="es-ES_tradnl"/>
          <w14:ligatures w14:val="none"/>
        </w:rPr>
        <w:t>,</w:t>
      </w:r>
      <w:r w:rsidR="00956AF5"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 xml:space="preserve">and a multilayer network approach </w:t>
      </w:r>
      <w:r w:rsidR="00FD001A" w:rsidRPr="002335F1">
        <w:rPr>
          <w:rFonts w:ascii="Times New Roman" w:eastAsia="Times New Roman" w:hAnsi="Times New Roman" w:cs="Times New Roman"/>
          <w:kern w:val="0"/>
          <w:lang w:eastAsia="es-ES_tradnl"/>
          <w14:ligatures w14:val="none"/>
        </w:rPr>
        <w:t>could yield further</w:t>
      </w:r>
      <w:r w:rsidR="00956AF5" w:rsidRPr="002335F1">
        <w:rPr>
          <w:rFonts w:ascii="Times New Roman" w:eastAsia="Times New Roman" w:hAnsi="Times New Roman" w:cs="Times New Roman"/>
          <w:kern w:val="0"/>
          <w:lang w:eastAsia="es-ES_tradnl"/>
          <w14:ligatures w14:val="none"/>
        </w:rPr>
        <w:t xml:space="preserve"> robust insights into the ecological roles of individual tortoises in larger populations</w:t>
      </w:r>
      <w:r w:rsidR="00044839" w:rsidRPr="002335F1">
        <w:rPr>
          <w:rFonts w:ascii="Times New Roman" w:eastAsia="Times New Roman" w:hAnsi="Times New Roman" w:cs="Times New Roman"/>
          <w:kern w:val="0"/>
          <w:lang w:eastAsia="es-ES_tradnl"/>
          <w14:ligatures w14:val="none"/>
        </w:rPr>
        <w:t xml:space="preserve"> and different ecological process</w:t>
      </w:r>
      <w:r w:rsidR="00956AF5" w:rsidRPr="002335F1">
        <w:rPr>
          <w:rFonts w:ascii="Times New Roman" w:eastAsia="Times New Roman" w:hAnsi="Times New Roman" w:cs="Times New Roman"/>
          <w:kern w:val="0"/>
          <w:lang w:eastAsia="es-ES_tradnl"/>
          <w14:ligatures w14:val="none"/>
        </w:rPr>
        <w:t xml:space="preserve">, as well as the underlying drivers of ecological </w:t>
      </w:r>
      <w:r w:rsidR="00FD001A" w:rsidRPr="002335F1">
        <w:rPr>
          <w:rFonts w:ascii="Times New Roman" w:eastAsia="Times New Roman" w:hAnsi="Times New Roman" w:cs="Times New Roman"/>
          <w:kern w:val="0"/>
          <w:lang w:eastAsia="es-ES_tradnl"/>
          <w14:ligatures w14:val="none"/>
        </w:rPr>
        <w:t>role shifts</w:t>
      </w:r>
      <w:r w:rsidR="00956AF5" w:rsidRPr="002335F1">
        <w:rPr>
          <w:rFonts w:ascii="Times New Roman" w:eastAsia="Times New Roman" w:hAnsi="Times New Roman" w:cs="Times New Roman"/>
          <w:kern w:val="0"/>
          <w:lang w:eastAsia="es-ES_tradnl"/>
          <w14:ligatures w14:val="none"/>
        </w:rPr>
        <w:t xml:space="preserve">.  </w:t>
      </w:r>
    </w:p>
    <w:p w14:paraId="7CAD3D2A" w14:textId="77777777" w:rsidR="00EE6BF5" w:rsidRPr="000E7BAA" w:rsidRDefault="00E24006" w:rsidP="00F857F5">
      <w:pPr>
        <w:spacing w:line="360" w:lineRule="auto"/>
        <w:jc w:val="both"/>
        <w:rPr>
          <w:rFonts w:ascii="Times New Roman" w:hAnsi="Times New Roman" w:cs="Times New Roman"/>
          <w:b/>
          <w:bCs/>
          <w:sz w:val="28"/>
          <w:szCs w:val="28"/>
          <w:lang w:val="pt-BR"/>
        </w:rPr>
      </w:pPr>
      <w:r w:rsidRPr="000E7BAA">
        <w:rPr>
          <w:rFonts w:ascii="Times New Roman" w:hAnsi="Times New Roman" w:cs="Times New Roman"/>
          <w:b/>
          <w:bCs/>
          <w:sz w:val="28"/>
          <w:szCs w:val="28"/>
          <w:lang w:val="pt-BR"/>
        </w:rPr>
        <w:t>References</w:t>
      </w:r>
      <w:r w:rsidR="00EF6A58" w:rsidRPr="000E7BAA">
        <w:rPr>
          <w:rFonts w:ascii="Times New Roman" w:hAnsi="Times New Roman" w:cs="Times New Roman"/>
          <w:b/>
          <w:bCs/>
          <w:sz w:val="28"/>
          <w:szCs w:val="28"/>
          <w:lang w:val="pt-BR"/>
        </w:rPr>
        <w:t>.</w:t>
      </w:r>
    </w:p>
    <w:p w14:paraId="7F4281FA" w14:textId="77777777" w:rsidR="00F23D0C" w:rsidRPr="00782FEA" w:rsidRDefault="003D3A29"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rPr>
        <w:fldChar w:fldCharType="begin"/>
      </w:r>
      <w:r w:rsidR="00F23D0C" w:rsidRPr="00782FEA">
        <w:rPr>
          <w:rFonts w:ascii="Times New Roman" w:hAnsi="Times New Roman" w:cs="Times New Roman"/>
          <w:lang w:val="pt-BR"/>
        </w:rPr>
        <w:instrText xml:space="preserve"> ADDIN ZOTERO_BIBL {"uncited":[],"omitted":[],"custom":[]} CSL_BIBLIOGRAPHY </w:instrText>
      </w:r>
      <w:r w:rsidRPr="00782FEA">
        <w:rPr>
          <w:rFonts w:ascii="Times New Roman" w:hAnsi="Times New Roman" w:cs="Times New Roman"/>
        </w:rPr>
        <w:fldChar w:fldCharType="separate"/>
      </w:r>
      <w:r w:rsidR="00F23D0C" w:rsidRPr="00782FEA">
        <w:rPr>
          <w:rFonts w:ascii="Times New Roman" w:hAnsi="Times New Roman" w:cs="Times New Roman"/>
          <w:lang w:val="pt-BR"/>
        </w:rPr>
        <w:t xml:space="preserve">Acevedo-Quintero, J.F., Zamora-Abrego, J.G., García, D., 2020. </w:t>
      </w:r>
      <w:r w:rsidR="00F23D0C" w:rsidRPr="00782FEA">
        <w:rPr>
          <w:rFonts w:ascii="Times New Roman" w:hAnsi="Times New Roman" w:cs="Times New Roman"/>
          <w:lang w:val="en-US"/>
        </w:rPr>
        <w:t>From structure to function in mutualistic interaction networks: Topologically important frugivores have greater potential as seed dispersers. Journal of Animal Ecology 89, 2181–2191. https://doi.org/10.1111/1365-2656.13273</w:t>
      </w:r>
    </w:p>
    <w:p w14:paraId="35814650"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Altschul, S.F., Gish, W., Miller, W., Myers, E.W., Lipman, D.J., 1990. Basic local alignment search tool. Journal of Molecular Biology 215, 403–410. https://doi.org/10.1016/S0022-2836(05)80360-2</w:t>
      </w:r>
    </w:p>
    <w:p w14:paraId="3B734A72"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Austin, J.J., Arnold, E.N., 2001. Ancient mitochondrial DNA and morphology elucidate an extinct island radiation of Indian Ocean giant tortoises (Cylindraspis). Proceedings of the Royal Society of London. Series B: Biological Sciences 268, 2515–2523. https://doi.org/10.1098/rspb.2001.1825</w:t>
      </w:r>
    </w:p>
    <w:p w14:paraId="50FBDA05"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Blake, S., Wikelski, M., Cabrera, F., Guezou, A., Silva, M., Sadeghayobi, E., Yackulic, C.B., Jaramillo, P., 2012. Seed dispersal by Galápagos tortoises. Journal of Biogeography 39, 1961–1972. https://doi.org/10.1111/j.1365-2699.2011.02672.x</w:t>
      </w:r>
    </w:p>
    <w:p w14:paraId="68E7CD27"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 xml:space="preserve">Bolyen, E., Rideout, J.R., Dillon, M.R., Bokulich, N.A., Abnet, C.C., Al-Ghalith, G.A., Alexander, H., Alm, E.J., Arumugam, M., Asnicar, F., Bai, Y., Bisanz, J.E., Bittinger, K., Brejnrod, A., Brislawn, C.J., Brown, C.T., Callahan, B.J., Caraballo-Rodríguez, A.M., Chase, J., Cope, E.K., Da Silva, R., Diener, C., Dorrestein, P.C., Douglas, G.M., Durall, D.M., Duvallet, C., Edwardson, C.F., Ernst, M., Estaki, M., Fouquier, J., Gauglitz, J.M., Gibbons, S.M., Gibson, D.L., Gonzalez, A., </w:t>
      </w:r>
      <w:r w:rsidRPr="00782FEA">
        <w:rPr>
          <w:rFonts w:ascii="Times New Roman" w:hAnsi="Times New Roman" w:cs="Times New Roman"/>
          <w:lang w:val="en-US"/>
        </w:rPr>
        <w:lastRenderedPageBreak/>
        <w:t>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Naimey, A.T., Navas-Molina, J.A., Nothias, L.F., Orchanian, S.B., Pearson, T., Peoples, S.L., Petras, D., Preuss, M.L., Pruesse, E., Rasmussen, L.B., Rivers, A., 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2019. Reproducible, interactive, scalable and extensible microbiome data science using QIIME 2. Nat Biotechnol 37, 852–857. https://doi.org/10.1038/s41587-019-0209-9</w:t>
      </w:r>
    </w:p>
    <w:p w14:paraId="1FB63B1E"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Burger, A.E., 2005. Dispersal and germination of seeds of Pisonia grandis, an Indo-Pacific tropical tree associated with insular seabird colonies. Journal of Tropical Ecology 21, 263–271. https://doi.org/10.1017/S0266467404002159</w:t>
      </w:r>
    </w:p>
    <w:p w14:paraId="2D06C198"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Callahan, B.J., McMurdie, P.J., Rosen, M.J., Han, A.W., Johnson, A.J.A., Holmes, S.P., 2016. DADA2: High-resolution sample inference from Illumina amplicon data. Nat Methods 13, 581–583. https://doi.org/10.1038/nmeth.3869</w:t>
      </w:r>
    </w:p>
    <w:p w14:paraId="773DB9EF" w14:textId="77777777" w:rsidR="00F23D0C" w:rsidRPr="00CD6AA9" w:rsidRDefault="00F23D0C" w:rsidP="00782FEA">
      <w:pPr>
        <w:pStyle w:val="Bibliography"/>
        <w:spacing w:line="360" w:lineRule="auto"/>
        <w:jc w:val="both"/>
        <w:rPr>
          <w:rFonts w:ascii="Times New Roman" w:hAnsi="Times New Roman" w:cs="Times New Roman"/>
          <w:lang w:val="it-IT"/>
        </w:rPr>
      </w:pPr>
      <w:r w:rsidRPr="00CD6AA9">
        <w:rPr>
          <w:rFonts w:ascii="Times New Roman" w:hAnsi="Times New Roman" w:cs="Times New Roman"/>
          <w:lang w:val="it-IT"/>
        </w:rPr>
        <w:t xml:space="preserve">Castle, G.E., Mileto, R., 1994. </w:t>
      </w:r>
      <w:r w:rsidRPr="00782FEA">
        <w:rPr>
          <w:rFonts w:ascii="Times New Roman" w:hAnsi="Times New Roman" w:cs="Times New Roman"/>
          <w:lang w:val="en-US"/>
        </w:rPr>
        <w:t xml:space="preserve">Flora of </w:t>
      </w:r>
      <w:proofErr w:type="spellStart"/>
      <w:r w:rsidRPr="00782FEA">
        <w:rPr>
          <w:rFonts w:ascii="Times New Roman" w:hAnsi="Times New Roman" w:cs="Times New Roman"/>
          <w:lang w:val="en-US"/>
        </w:rPr>
        <w:t>Aride</w:t>
      </w:r>
      <w:proofErr w:type="spellEnd"/>
      <w:r w:rsidRPr="00782FEA">
        <w:rPr>
          <w:rFonts w:ascii="Times New Roman" w:hAnsi="Times New Roman" w:cs="Times New Roman"/>
          <w:lang w:val="en-US"/>
        </w:rPr>
        <w:t xml:space="preserve"> Island, Seychelles. </w:t>
      </w:r>
      <w:r w:rsidRPr="00CD6AA9">
        <w:rPr>
          <w:rFonts w:ascii="Times New Roman" w:hAnsi="Times New Roman" w:cs="Times New Roman"/>
          <w:lang w:val="it-IT"/>
        </w:rPr>
        <w:t>ECO TECH.</w:t>
      </w:r>
    </w:p>
    <w:p w14:paraId="1612FE3D" w14:textId="77777777" w:rsidR="00F23D0C" w:rsidRPr="00782FEA" w:rsidRDefault="00F23D0C" w:rsidP="00782FEA">
      <w:pPr>
        <w:pStyle w:val="Bibliography"/>
        <w:spacing w:line="360" w:lineRule="auto"/>
        <w:jc w:val="both"/>
        <w:rPr>
          <w:rFonts w:ascii="Times New Roman" w:hAnsi="Times New Roman" w:cs="Times New Roman"/>
          <w:lang w:val="en-US"/>
        </w:rPr>
      </w:pPr>
      <w:r w:rsidRPr="00CD6AA9">
        <w:rPr>
          <w:rFonts w:ascii="Times New Roman" w:hAnsi="Times New Roman" w:cs="Times New Roman"/>
          <w:lang w:val="it-IT"/>
        </w:rPr>
        <w:t xml:space="preserve">Chen, S., Yao, H., Han, J., Liu, C., Song, J., Shi, L., Zhu, Y., Ma, X., Gao, T., Pang, X., Luo, K., Li, Y., Li, X., Jia, X., Lin, Y., Leon, C., 2010. </w:t>
      </w:r>
      <w:r w:rsidRPr="00782FEA">
        <w:rPr>
          <w:rFonts w:ascii="Times New Roman" w:hAnsi="Times New Roman" w:cs="Times New Roman"/>
          <w:lang w:val="en-US"/>
        </w:rPr>
        <w:t>Validation of the ITS2 Region as a Novel DNA Barcode for Identifying Medicinal Plant Species. PLOS ONE 5, e8613. https://doi.org/10.1371/journal.pone.0008613</w:t>
      </w:r>
    </w:p>
    <w:p w14:paraId="71B019BD"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Cuff, J.P., Windsor, F.M., Tercel, M.P.T.G., Kitson, J.J.N., Evans, D.M., 2022. Overcoming the pitfalls of merging dietary metabarcoding into ecological networks. Methods in Ecology and Evolution 13, 545–559. https://doi.org/10.1111/2041-210X.13796</w:t>
      </w:r>
    </w:p>
    <w:p w14:paraId="0BD84E9D"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 xml:space="preserve">Deagle, B.E., Thomas, A.C., McInnes, J.C., Clarke, L.J., Vesterinen, E.J., Clare, E.L., Kartzinel, T.R., Eveson, J.P., 2018. Counting with DNA in metabarcoding studies: </w:t>
      </w:r>
      <w:r w:rsidRPr="00782FEA">
        <w:rPr>
          <w:rFonts w:ascii="Times New Roman" w:hAnsi="Times New Roman" w:cs="Times New Roman"/>
          <w:lang w:val="en-US"/>
        </w:rPr>
        <w:lastRenderedPageBreak/>
        <w:t>How should we convert sequence reads to dietary data? Molecular Ecology 28, 391. https://doi.org/10.1111/mec.14734</w:t>
      </w:r>
    </w:p>
    <w:p w14:paraId="044CA68B"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Delmas, E., Besson, M., Brice, M.-H., Burkle, L.A., Dalla Riva, G.V., Fortin, M.-J., Gravel, D., Guimarães Jr., P.R., Hembry, D.H., Newman, E.A., Olesen, J.M., Pires, M.M., Yeakel, J.D., Poisot, T., 2019. Analysing ecological networks of species interactions. Biological Reviews 94, 16–36. https://doi.org/10.1111/brv.12433</w:t>
      </w:r>
    </w:p>
    <w:p w14:paraId="0B9DDD3E"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Dirzo, R., Young, H.S., Galetti, M., Ceballos, G., Isaac, N.J.B., Collen, B., 2014. Defaunation in the Anthropocene. Science 345, 401–406. https://doi.org/10.1126/science.1251817</w:t>
      </w:r>
    </w:p>
    <w:p w14:paraId="423D5696"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Domínguez-García, V., Kéfi, S., 2024. The structure and robustness of ecological networks with two interaction types. PLOS Computational Biology 20, e1011770. https://doi.org/10.1371/journal.pcbi.1011770</w:t>
      </w:r>
    </w:p>
    <w:p w14:paraId="462F81C6"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Dormann, C.F., Gruber, B., Fründ, J., 2008. Introducing the bipartite Package:   Analysing Ecological Networks. R News 8, 8–11.</w:t>
      </w:r>
    </w:p>
    <w:p w14:paraId="27925522"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Falcón, W., Bunbury, N., Hansen, D.M., 2021. Larger Doesn’t Mean Longer: Neither Body Size Nor Seed Size Affect the Gut Retention Times of Aldabra Giant Tortoises. herp 77, 128–133. https://doi.org/10.1655/Herpetologica-D-21-00060</w:t>
      </w:r>
    </w:p>
    <w:p w14:paraId="33D8C8C7"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Falcón, W., Moll, D., Hansen, D.M., 2020. Frugivory and seed dispersal by chelonians: a review and synthesis. Biological Reviews 95, 142–166. https://doi.org/10.1111/brv.12558</w:t>
      </w:r>
    </w:p>
    <w:p w14:paraId="1E9B4274"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Ferreiro-Arias, I., Santini, L., Sagar, H.S.S.C., Richard-Hansen, C., Guilbert, E., Forget, P.-M., van Kuijk, M., Scabin, A.B., Peres, C.A., Revilla, E., Benítez-López, A., 2024. Drivers and spatial patterns of avian defaunation in tropical forests. Diversity and Distributions n/a, e13855. https://doi.org/10.1111/ddi.13855</w:t>
      </w:r>
    </w:p>
    <w:p w14:paraId="45510C8B"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pt-BR"/>
        </w:rPr>
        <w:t xml:space="preserve">Gerlach, J., Rocamora, G., Gane, J., Jolliffe, K., Vanherck, L., 2013. </w:t>
      </w:r>
      <w:r w:rsidRPr="00782FEA">
        <w:rPr>
          <w:rFonts w:ascii="Times New Roman" w:hAnsi="Times New Roman" w:cs="Times New Roman"/>
          <w:lang w:val="en-US"/>
        </w:rPr>
        <w:t>Giant Tortoise Distribution and Abundance in the Seychelles Islands: Past, Present, and Future. ccab 12, 70–83. https://doi.org/10.2744/CCB-0902.1</w:t>
      </w:r>
    </w:p>
    <w:p w14:paraId="515B175F"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Gonzalez, M.A., Baraloto, C., Engel, J., Mori, S.A., Pétronelli, P., Riéra, B., Roger, A., Thébaud, C., Chave, J., 2009. Identification of Amazonian Trees with DNA Barcodes. PLOS ONE 4, e7483. https://doi.org/10.1371/journal.pone.0007483</w:t>
      </w:r>
    </w:p>
    <w:p w14:paraId="2E9C806A"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Griffiths, C.J., Hansen, D.M., Jones, C.G., Zuël, N., Harris, S., 2011. Resurrecting Extinct Interactions with Extant Substitutes. Current Biology 21, 762–765. https://doi.org/10.1016/j.cub.2011.03.042</w:t>
      </w:r>
    </w:p>
    <w:p w14:paraId="44F7215F"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lastRenderedPageBreak/>
        <w:t>Griffiths, C.J., Jones, C.G., Hansen, D.M., Puttoo, M., Tatayah, R.V., Müller, C.B., Harris, S., 2010. The Use of Extant Non-Indigenous Tortoises as a Restoration Tool to Replace Extinct Ecosystem Engineers. Restoration Ecology 18, 1–7. https://doi.org/10.1111/j.1526-100X.2009.00612.x</w:t>
      </w:r>
    </w:p>
    <w:p w14:paraId="57C8228F"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Griffiths, C.J., Zuël, N., Jones, C.G., Ahamud, Z., Harris, S., 2013. Assessing the potential to restore historic grazing ecosystems with tortoise ecological replacements. Conservation Biology 27, 690–700.</w:t>
      </w:r>
    </w:p>
    <w:p w14:paraId="33E2BB1D"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Guimarães, P.R., 2020. The Structure of Ecological Networks Across Levels of Organization. Annual Review of Ecology, Evolution, and Systematics 51, 433–460. https://doi.org/10.1146/annurev-ecolsys-012220-120819</w:t>
      </w:r>
    </w:p>
    <w:p w14:paraId="1C312858"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Hansen, D.M., 2015. Non-native megaherbivores: the case for novel function to manage plant invasions on islands. AoB PLANTS 7, plv085. https://doi.org/10.1093/aobpla/plv085</w:t>
      </w:r>
    </w:p>
    <w:p w14:paraId="24E58586"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Hansen, D.M., Donlan, C.J., Griffiths, C.J., Campbell, K.J., 2010. Ecological history and latent conservation potential: large and giant tortoises as a model for taxon substitutions. Ecography 33, 272–284. https://doi.org/10.1111/j.1600-0587.2010.06305.x</w:t>
      </w:r>
    </w:p>
    <w:p w14:paraId="14401915"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Hansen, D.M., Galetti, M., 2009. The Forgotten Megafauna. Science 324, 42–43. https://doi.org/10.1126/science.1172393</w:t>
      </w:r>
    </w:p>
    <w:p w14:paraId="7A0F0554"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Hansen, D.M., Kaiser, C.N., Müller, C.B., 2008. Seed Dispersal and Establishment of Endangered Plants on Oceanic Islands: The Janzen-Connell Model, and the Use of Ecological Analogues. PLOS ONE 3, e2111. https://doi.org/10.1371/journal.pone.0002111</w:t>
      </w:r>
    </w:p>
    <w:p w14:paraId="2D4C6B64"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Hansen, G., Laboudallon, F., 2016. Striking Plants of Aride Island (Seychelles). Mifa Publications.</w:t>
      </w:r>
    </w:p>
    <w:p w14:paraId="67C0A92D"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Heinen, J.H., Florens, F.B.V., Baider, C., Hume, J.P., Kissling, W.D., Whittaker, R.J., Rahbek, C., Borregaard, M.K., 2023. Novel plant–frugivore network on Mauritius is unlikely to compensate for the extinction of seed dispersers. Nat Commun 14, 1019. https://doi.org/10.1038/s41467-023-36669-9</w:t>
      </w:r>
    </w:p>
    <w:p w14:paraId="652718FC"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Hollingsworth, P.M., 2011. Refining the DNA barcode for land plants. Proceedings of the National Academy of Sciences 108, 19451–19452. https://doi.org/10.1073/pnas.1116812108</w:t>
      </w:r>
    </w:p>
    <w:p w14:paraId="27F65C22"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lastRenderedPageBreak/>
        <w:t>Jaffe, A.L., Slater, G.J., Alfaro, M.E., 2011. The evolution of island gigantism and body size variation in tortoises and turtles. Biology Letters 7, 558–561. https://doi.org/10.1098/rsbl.2010.1084</w:t>
      </w:r>
    </w:p>
    <w:p w14:paraId="31393D00"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Jordano, P., 2016. Sampling networks of ecological interactions. Functional Ecology 30, 1883–1893. https://doi.org/10.1111/1365-2435.12763</w:t>
      </w:r>
    </w:p>
    <w:p w14:paraId="7BE5E8C3"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Kaiser-Bunbury, C.N., Mougal, J., Whittington, A.E., Valentin, T., Gabriel, R., Olesen, J.M., Blüthgen, N., 2017. Ecosystem restoration strengthens pollination network resilience and function. Nature 542, 223–227. https://doi.org/10.1038/nature21071</w:t>
      </w:r>
    </w:p>
    <w:p w14:paraId="3E1F70C8"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Kaiser-Bunbury, C.N., Traveset, A., Hansen, D.M., 2010. Conservation and restoration of plant–animal mutualisms on oceanic islands. Perspectives in Plant Ecology, Evolution and Systematics, Comparative ecological research on oceanic islands 12, 131–143. https://doi.org/10.1016/j.ppees.2009.10.002</w:t>
      </w:r>
    </w:p>
    <w:p w14:paraId="573690BB"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Kartzinel, T.R., Chen, P.A., Coverdale, T.C., Erickson, D.L., Kress, W.J., Kuzmina, M.L., Rubenstein, D.I., Wang, W., Pringle, R.M., 2015. DNA metabarcoding illuminates dietary niche partitioning by African large herbivores. Proceedings of the National Academy of Sciences 112, 8019–8024. https://doi.org/10.1073/pnas.1503283112</w:t>
      </w:r>
    </w:p>
    <w:p w14:paraId="635B3B3C"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Kehlmaier, C., Graciá, E., Campbell, P.D., Hofmeyr, M.D., Schweiger, S., Martínez-Silvestre, A., Joyce, W., Fritz, U., 2019. Ancient mitogenomics clarifies radiation of extinct Mascarene giant tortoises (Cylindraspis spp.). Sci Rep 9, 17487. https://doi.org/10.1038/s41598-019-54019-y</w:t>
      </w:r>
    </w:p>
    <w:p w14:paraId="3DFC5CD1"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Kemp, M.E., 2023. Defaunation and species introductions alter long-term functional trait diversity in insular reptiles. Proceedings of the National Academy of Sciences 120, e2201944119. https://doi.org/10.1073/pnas.2201944119</w:t>
      </w:r>
    </w:p>
    <w:p w14:paraId="1581869C"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Lande, R., Barrowclough, G.F., 1987. Effective population size, genetic variation, and their use in population management, in: Soulé, M.E. (Ed.), Viable Populations for Conservation. Cambridge University Press, Cambridge, pp. 87–124. https://doi.org/10.1017/CBO9780511623400.007</w:t>
      </w:r>
    </w:p>
    <w:p w14:paraId="2515C97E"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Le, M., Raxworthy, C.J., McCord, W.P., Mertz, L., 2006. A molecular phylogeny of tortoises (Testudines: Testudinidae) based on mitochondrial and nuclear genes. Molecular Phylogenetics and Evolution 40, 517–531. https://doi.org/10.1016/j.ympev.2006.03.003</w:t>
      </w:r>
    </w:p>
    <w:p w14:paraId="4FDFB0CD"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Martin, M., 2011. Cutadapt removes adapter sequences from high-throughput sequencing reads. EMBnet.journal 17, 10–12. https://doi.org/10.14806/ej.17.1.200</w:t>
      </w:r>
    </w:p>
    <w:p w14:paraId="538E93FE"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lastRenderedPageBreak/>
        <w:t>Modlmeier, A.P., Keiser, C.N., Watters, J.V., Sih, A., Pruitt, J.N., 2014. The keystone individual concept: an ecological and evolutionary overview. Animal Behaviour 89, 53–62. https://doi.org/10.1016/j.anbehav.2013.12.020</w:t>
      </w:r>
    </w:p>
    <w:p w14:paraId="1FD06A37"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Moorhouse-Gann, R., 2017. Ecological replacement as a restoration tool: Disentangling the impacts of Aldabra giant tortoises (Aldbrachelys gigantea) using DNA metabarcoding (phd). Cardiff University.</w:t>
      </w:r>
    </w:p>
    <w:p w14:paraId="19878BE3" w14:textId="77777777" w:rsidR="00F23D0C" w:rsidRPr="00782FEA" w:rsidRDefault="00F23D0C" w:rsidP="00782FEA">
      <w:pPr>
        <w:pStyle w:val="Bibliography"/>
        <w:spacing w:line="360" w:lineRule="auto"/>
        <w:jc w:val="both"/>
        <w:rPr>
          <w:rFonts w:ascii="Times New Roman" w:hAnsi="Times New Roman" w:cs="Times New Roman"/>
          <w:lang w:val="es-ES_tradnl"/>
        </w:rPr>
      </w:pPr>
      <w:r w:rsidRPr="00782FEA">
        <w:rPr>
          <w:rFonts w:ascii="Times New Roman" w:hAnsi="Times New Roman" w:cs="Times New Roman"/>
          <w:lang w:val="en-US"/>
        </w:rPr>
        <w:t xml:space="preserve">Moorhouse-Gann, R.J., Dunn, J.C., de Vere, N., Goder, M., Cole, N., Hipperson, H., Symondson, W.O.C., 2018. New universal ITS2 primers for high-resolution herbivory analyses using DNA metabarcoding in both tropical and temperate zones. </w:t>
      </w:r>
      <w:r w:rsidRPr="00782FEA">
        <w:rPr>
          <w:rFonts w:ascii="Times New Roman" w:hAnsi="Times New Roman" w:cs="Times New Roman"/>
          <w:lang w:val="es-ES_tradnl"/>
        </w:rPr>
        <w:t>Sci Rep 8, 8542. https://doi.org/10.1038/s41598-018-26648-2</w:t>
      </w:r>
    </w:p>
    <w:p w14:paraId="000E3705" w14:textId="77777777" w:rsidR="00F23D0C" w:rsidRPr="00782FEA" w:rsidRDefault="00F23D0C" w:rsidP="00782FEA">
      <w:pPr>
        <w:pStyle w:val="Bibliography"/>
        <w:spacing w:line="360" w:lineRule="auto"/>
        <w:jc w:val="both"/>
        <w:rPr>
          <w:rFonts w:ascii="Times New Roman" w:hAnsi="Times New Roman" w:cs="Times New Roman"/>
          <w:lang w:val="es-ES_tradnl"/>
        </w:rPr>
      </w:pPr>
      <w:r w:rsidRPr="00782FEA">
        <w:rPr>
          <w:rFonts w:ascii="Times New Roman" w:hAnsi="Times New Roman" w:cs="Times New Roman"/>
          <w:lang w:val="es-ES_tradnl"/>
        </w:rPr>
        <w:t xml:space="preserve">Nogales, M., González-Castro, A., Rumeu, B., Traveset, A., Vargas, P., Jaramillo, P., Olesen, J.M., Heleno, R.H., 2017. </w:t>
      </w:r>
      <w:r w:rsidRPr="00782FEA">
        <w:rPr>
          <w:rFonts w:ascii="Times New Roman" w:hAnsi="Times New Roman" w:cs="Times New Roman"/>
          <w:lang w:val="en-US"/>
        </w:rPr>
        <w:t xml:space="preserve">Contribution by vertebrates to seed dispersal effectiveness in the Galápagos Islands: a community-wide approach. </w:t>
      </w:r>
      <w:r w:rsidRPr="00782FEA">
        <w:rPr>
          <w:rFonts w:ascii="Times New Roman" w:hAnsi="Times New Roman" w:cs="Times New Roman"/>
          <w:lang w:val="es-ES_tradnl"/>
        </w:rPr>
        <w:t>Ecology 98, 2049–2058. https://doi.org/10.1002/ecy.1816</w:t>
      </w:r>
    </w:p>
    <w:p w14:paraId="3C616D18"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s-ES_tradnl"/>
        </w:rPr>
        <w:t xml:space="preserve">Olesen, J.M., Bascompte, J., Dupont, Y.L., Jordano, P., 2007. </w:t>
      </w:r>
      <w:r w:rsidRPr="00782FEA">
        <w:rPr>
          <w:rFonts w:ascii="Times New Roman" w:hAnsi="Times New Roman" w:cs="Times New Roman"/>
          <w:lang w:val="en-US"/>
        </w:rPr>
        <w:t>The modularity of pollination networks. Proceedings of the National Academy of Sciences 104, 19891–19896. https://doi.org/10.1073/pnas.0706375104</w:t>
      </w:r>
    </w:p>
    <w:p w14:paraId="00A306FE"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Pemberton, J.W., Gilchrist, J.S., 2009. Foraging Behavior and Diet Preferences of a Released Population of Giant Tortoises in the Seychelles. ccab 8, 57–65. https://doi.org/10.2744/CCB-0728.1</w:t>
      </w:r>
    </w:p>
    <w:p w14:paraId="094FF427"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Polak, T., Saltz, D., 2011. Reintroduction As an Ecosystem Restoration Technique. Conservation Biology 25, 424–424. https://doi.org/10.1111/j.1523-1739.2011.01669.x</w:t>
      </w:r>
    </w:p>
    <w:p w14:paraId="5B562049" w14:textId="77777777" w:rsidR="00F23D0C" w:rsidRPr="00782FEA" w:rsidRDefault="00F23D0C" w:rsidP="00782FEA">
      <w:pPr>
        <w:pStyle w:val="Bibliography"/>
        <w:spacing w:line="360" w:lineRule="auto"/>
        <w:jc w:val="both"/>
        <w:rPr>
          <w:rFonts w:ascii="Times New Roman" w:hAnsi="Times New Roman" w:cs="Times New Roman"/>
          <w:lang w:val="es-ES_tradnl"/>
        </w:rPr>
      </w:pPr>
      <w:r w:rsidRPr="00782FEA">
        <w:rPr>
          <w:rFonts w:ascii="Times New Roman" w:hAnsi="Times New Roman" w:cs="Times New Roman"/>
          <w:lang w:val="en-US"/>
        </w:rPr>
        <w:t xml:space="preserve">POWO, 2024. Plants of the World Online. Facilitated by the Royal Botanic Gardens, Kew. </w:t>
      </w:r>
      <w:r w:rsidRPr="00782FEA">
        <w:rPr>
          <w:rFonts w:ascii="Times New Roman" w:hAnsi="Times New Roman" w:cs="Times New Roman"/>
          <w:lang w:val="es-ES_tradnl"/>
        </w:rPr>
        <w:t>[WWW Document]. URL https://powo.science.kew.org/ (accessed 11.11.24).</w:t>
      </w:r>
    </w:p>
    <w:p w14:paraId="122164A1"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s-ES_tradnl"/>
        </w:rPr>
        <w:t xml:space="preserve">Quintero, E., Isla, J., Jordano, P., 2022. </w:t>
      </w:r>
      <w:r w:rsidRPr="00782FEA">
        <w:rPr>
          <w:rFonts w:ascii="Times New Roman" w:hAnsi="Times New Roman" w:cs="Times New Roman"/>
          <w:lang w:val="en-US"/>
        </w:rPr>
        <w:t>Methodological overview and data-merging approaches in the study of plant–frugivore interactions. Oikos 2022. https://doi.org/10.1111/oik.08379</w:t>
      </w:r>
    </w:p>
    <w:p w14:paraId="261E3707"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R Core Team, 2023. R: A Language and Environment for Statistical Computing.</w:t>
      </w:r>
    </w:p>
    <w:p w14:paraId="7031C668"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Ramos-Jiliberto, R., Valdovinos, F.S., Moisset de Espanés, P., Flores, J.D., 2012. Topological plasticity increases robustness of mutualistic networks. Journal of Animal Ecology 81, 896–904. https://doi.org/10.1111/j.1365-2656.2012.01960.x</w:t>
      </w:r>
    </w:p>
    <w:p w14:paraId="40956CD5"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lastRenderedPageBreak/>
        <w:t>Schupp, E.W., Jordano, P., Gómez, J.M., 2010. Seed dispersal effectiveness revisited: a conceptual review. New Phytologist 188, 333–353. https://doi.org/10.1111/j.1469-8137.2010.03402.x</w:t>
      </w:r>
    </w:p>
    <w:p w14:paraId="3F7CF42E"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Timóteo, S., Albrecht, J., Rumeu, B., Norte, A.C., Traveset, A., Frost, C.M., Marchante, E., López-Núñez, F.A., Peralta, G., Memmott, J., Olesen, J.M., Costa, J.M., da Silva, L.P., Carvalheiro, L.G., Correia, M., Staab, M., Blüthgen, N., Farwig, N., Hervías-Parejo, S., Mironov, S., Rodríguez-Echeverría, S., Heleno, R., 2023. Tripartite networks show that keystone species can multitask. Functional Ecology 37, 274–286. https://doi.org/10.1111/1365-2435.14206</w:t>
      </w:r>
    </w:p>
    <w:p w14:paraId="37B06985"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Vargas, P., 2014. Evolution on islands, in: The Tree of Life: Evolution and Classification of Living Organisms. Sinauer Associates, Sunderland MA, pp. 577–594.</w:t>
      </w:r>
    </w:p>
    <w:p w14:paraId="05CCE0DF"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Vázquez, D.P., Melián, C.J., Williams, N.M., Blüthgen, N., Krasnov, B.R., Poulin, R., 2007. Species abundance and asymmetric interaction strength in ecological networks. Oikos 116, 1120–1127. https://doi.org/10.1111/j.0030-1299.2007.15828.x</w:t>
      </w:r>
    </w:p>
    <w:p w14:paraId="1FDB7E6A"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pt-BR"/>
        </w:rPr>
        <w:t xml:space="preserve">Vidal, M.M., Pires, M.M., Guimarães, P.R., 2013. </w:t>
      </w:r>
      <w:r w:rsidRPr="00782FEA">
        <w:rPr>
          <w:rFonts w:ascii="Times New Roman" w:hAnsi="Times New Roman" w:cs="Times New Roman"/>
          <w:lang w:val="en-US"/>
        </w:rPr>
        <w:t>Large vertebrates as the missing components of seed-dispersal networks. Biological Conservation, Special Issue: Defaunation’s impact in terrestrial tropical ecosystems 163, 42–48. https://doi.org/10.1016/j.biocon.2013.03.025</w:t>
      </w:r>
    </w:p>
    <w:p w14:paraId="428D7336"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Waibel, A., Griffiths, C.J., Zuël, N., Schmid, B., Albrecht, M., 2013. Does a giant tortoise taxon substitute enhance seed germination of exotic fleshy-fruited plants? Journal of Plant Ecology 6, 57–63. https://doi.org/10.1093/jpe/rts003</w:t>
      </w:r>
    </w:p>
    <w:p w14:paraId="4789BC21"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Wickham, H., 2016. ggplot2: Elegant graphics for data analysis. Springer-Verlag New York.</w:t>
      </w:r>
    </w:p>
    <w:p w14:paraId="0A030BD8" w14:textId="77777777" w:rsidR="00F23D0C" w:rsidRPr="00782FEA" w:rsidRDefault="00F23D0C" w:rsidP="00782FEA">
      <w:pPr>
        <w:pStyle w:val="Bibliography"/>
        <w:spacing w:line="360" w:lineRule="auto"/>
        <w:jc w:val="both"/>
        <w:rPr>
          <w:rFonts w:ascii="Times New Roman" w:hAnsi="Times New Roman" w:cs="Times New Roman"/>
          <w:lang w:val="en-US"/>
        </w:rPr>
      </w:pPr>
      <w:r w:rsidRPr="00782FEA">
        <w:rPr>
          <w:rFonts w:ascii="Times New Roman" w:hAnsi="Times New Roman" w:cs="Times New Roman"/>
          <w:lang w:val="en-US"/>
        </w:rPr>
        <w:t>Yao, H., Song, J., Liu, C., Luo, K., Han, J., Li, Y., Pang, X., Xu, H., Zhu, Y., Xiao, P., Chen, S., 2010. Use of ITS2 Region as the Universal DNA Barcode for Plants and Animals. PLOS ONE 5, e13102. https://doi.org/10.1371/journal.pone.0013102</w:t>
      </w:r>
    </w:p>
    <w:p w14:paraId="3936215E" w14:textId="1F1D0872" w:rsidR="00E24006" w:rsidRPr="009C6B52" w:rsidRDefault="003D3A29" w:rsidP="00782FEA">
      <w:pPr>
        <w:spacing w:after="240" w:line="360" w:lineRule="auto"/>
        <w:jc w:val="both"/>
        <w:rPr>
          <w:rFonts w:ascii="Times New Roman" w:hAnsi="Times New Roman" w:cs="Times New Roman"/>
        </w:rPr>
      </w:pPr>
      <w:r w:rsidRPr="00782FEA">
        <w:rPr>
          <w:rFonts w:ascii="Times New Roman" w:hAnsi="Times New Roman" w:cs="Times New Roman"/>
        </w:rPr>
        <w:fldChar w:fldCharType="end"/>
      </w:r>
    </w:p>
    <w:p w14:paraId="6CAAF0D8" w14:textId="77777777" w:rsidR="00BC3768" w:rsidRPr="00956AF5" w:rsidRDefault="00BC3768" w:rsidP="00CB142A">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Authors’ contributions</w:t>
      </w:r>
      <w:r w:rsidR="00E24006" w:rsidRPr="00956AF5">
        <w:rPr>
          <w:rFonts w:ascii="Times New Roman" w:hAnsi="Times New Roman" w:cs="Times New Roman"/>
          <w:b/>
          <w:bCs/>
          <w:sz w:val="28"/>
          <w:szCs w:val="28"/>
        </w:rPr>
        <w:t>.</w:t>
      </w:r>
    </w:p>
    <w:p w14:paraId="74E680F5" w14:textId="77777777" w:rsidR="00BC3768" w:rsidRPr="00956AF5" w:rsidRDefault="00BC3768" w:rsidP="00BC3768">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SGP and PVG conceived the original idea </w:t>
      </w:r>
      <w:r w:rsidR="002A31E5" w:rsidRPr="00956AF5">
        <w:rPr>
          <w:rFonts w:ascii="Times New Roman" w:hAnsi="Times New Roman" w:cs="Times New Roman"/>
        </w:rPr>
        <w:t xml:space="preserve">of studying the diet of reintroduced tortoises on </w:t>
      </w:r>
      <w:proofErr w:type="spellStart"/>
      <w:r w:rsidR="002A31E5" w:rsidRPr="00956AF5">
        <w:rPr>
          <w:rFonts w:ascii="Times New Roman" w:hAnsi="Times New Roman" w:cs="Times New Roman"/>
        </w:rPr>
        <w:t>Aride</w:t>
      </w:r>
      <w:proofErr w:type="spellEnd"/>
      <w:r w:rsidR="002A31E5" w:rsidRPr="00956AF5">
        <w:rPr>
          <w:rFonts w:ascii="Times New Roman" w:hAnsi="Times New Roman" w:cs="Times New Roman"/>
        </w:rPr>
        <w:t xml:space="preserve"> </w:t>
      </w:r>
      <w:r w:rsidR="00FF2255">
        <w:rPr>
          <w:rFonts w:ascii="Times New Roman" w:hAnsi="Times New Roman" w:cs="Times New Roman"/>
        </w:rPr>
        <w:t>I</w:t>
      </w:r>
      <w:r w:rsidR="002A31E5" w:rsidRPr="00956AF5">
        <w:rPr>
          <w:rFonts w:ascii="Times New Roman" w:hAnsi="Times New Roman" w:cs="Times New Roman"/>
        </w:rPr>
        <w:t xml:space="preserve">sland </w:t>
      </w:r>
      <w:r w:rsidRPr="00956AF5">
        <w:rPr>
          <w:rFonts w:ascii="Times New Roman" w:hAnsi="Times New Roman" w:cs="Times New Roman"/>
        </w:rPr>
        <w:t xml:space="preserve">and IFA </w:t>
      </w:r>
      <w:r w:rsidR="002A31E5" w:rsidRPr="00956AF5">
        <w:rPr>
          <w:rFonts w:ascii="Times New Roman" w:hAnsi="Times New Roman" w:cs="Times New Roman"/>
        </w:rPr>
        <w:t>conceived the idea of differential contribution of individuals to antagonistic and mutualistic processes</w:t>
      </w:r>
      <w:r w:rsidRPr="00956AF5">
        <w:rPr>
          <w:rFonts w:ascii="Times New Roman" w:hAnsi="Times New Roman" w:cs="Times New Roman"/>
        </w:rPr>
        <w:t xml:space="preserve">. PVG contributed with financial </w:t>
      </w:r>
      <w:r w:rsidRPr="00956AF5">
        <w:rPr>
          <w:rFonts w:ascii="Times New Roman" w:hAnsi="Times New Roman" w:cs="Times New Roman"/>
        </w:rPr>
        <w:lastRenderedPageBreak/>
        <w:t xml:space="preserve">support. CKB supported the methodology and logistics of this study in Seychelles. SGP conducted the field observations, compiled observational data, and performed DNA extraction on the samples. </w:t>
      </w:r>
      <w:r w:rsidR="009C6B52" w:rsidRPr="00956AF5">
        <w:rPr>
          <w:rFonts w:ascii="Times New Roman" w:hAnsi="Times New Roman" w:cs="Times New Roman"/>
        </w:rPr>
        <w:t>CKB and PVG coordinated the study's design</w:t>
      </w:r>
      <w:r w:rsidR="009C6B52">
        <w:rPr>
          <w:rFonts w:ascii="Times New Roman" w:hAnsi="Times New Roman" w:cs="Times New Roman"/>
        </w:rPr>
        <w:t xml:space="preserve">. </w:t>
      </w:r>
      <w:r w:rsidRPr="00956AF5">
        <w:rPr>
          <w:rFonts w:ascii="Times New Roman" w:hAnsi="Times New Roman" w:cs="Times New Roman"/>
        </w:rPr>
        <w:t xml:space="preserve">IFA led </w:t>
      </w:r>
      <w:r w:rsidR="002A31E5" w:rsidRPr="00956AF5">
        <w:rPr>
          <w:rFonts w:ascii="Times New Roman" w:hAnsi="Times New Roman" w:cs="Times New Roman"/>
        </w:rPr>
        <w:t>data</w:t>
      </w:r>
      <w:r w:rsidRPr="00956AF5">
        <w:rPr>
          <w:rFonts w:ascii="Times New Roman" w:hAnsi="Times New Roman" w:cs="Times New Roman"/>
        </w:rPr>
        <w:t xml:space="preserve"> analysis and figure design. </w:t>
      </w:r>
      <w:r w:rsidR="002A31E5" w:rsidRPr="00956AF5">
        <w:rPr>
          <w:rFonts w:ascii="Times New Roman" w:hAnsi="Times New Roman" w:cs="Times New Roman"/>
        </w:rPr>
        <w:t>IFA and SGP led the manuscript writing.</w:t>
      </w:r>
      <w:r w:rsidRPr="00956AF5">
        <w:rPr>
          <w:rFonts w:ascii="Times New Roman" w:hAnsi="Times New Roman" w:cs="Times New Roman"/>
        </w:rPr>
        <w:t xml:space="preserve"> All authors contributed to manuscript writing and review. </w:t>
      </w:r>
    </w:p>
    <w:p w14:paraId="49EE25D3"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Competing interests</w:t>
      </w:r>
      <w:r w:rsidR="00EF6A58" w:rsidRPr="00956AF5">
        <w:rPr>
          <w:rFonts w:ascii="Times New Roman" w:hAnsi="Times New Roman" w:cs="Times New Roman"/>
          <w:b/>
          <w:bCs/>
          <w:sz w:val="28"/>
          <w:szCs w:val="28"/>
        </w:rPr>
        <w:t>.</w:t>
      </w:r>
    </w:p>
    <w:p w14:paraId="502DDC01"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rPr>
        <w:t>The authors declare no conflict of interest.</w:t>
      </w:r>
    </w:p>
    <w:p w14:paraId="0A5DEFBA"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Acknowledgements</w:t>
      </w:r>
      <w:r w:rsidR="00EF6A58" w:rsidRPr="00956AF5">
        <w:rPr>
          <w:rFonts w:ascii="Times New Roman" w:hAnsi="Times New Roman" w:cs="Times New Roman"/>
          <w:b/>
          <w:bCs/>
          <w:sz w:val="28"/>
          <w:szCs w:val="28"/>
        </w:rPr>
        <w:t>.</w:t>
      </w:r>
    </w:p>
    <w:p w14:paraId="50C2727C" w14:textId="10AC6C3B" w:rsidR="00BC3768" w:rsidRPr="00956AF5" w:rsidRDefault="00DD68B1" w:rsidP="00BC3768">
      <w:pPr>
        <w:spacing w:after="240" w:line="480" w:lineRule="auto"/>
        <w:ind w:firstLine="708"/>
        <w:jc w:val="both"/>
        <w:rPr>
          <w:rFonts w:ascii="Times New Roman" w:hAnsi="Times New Roman" w:cs="Times New Roman"/>
        </w:rPr>
      </w:pPr>
      <w:r>
        <w:rPr>
          <w:rFonts w:ascii="Times New Roman" w:hAnsi="Times New Roman" w:cs="Times New Roman"/>
        </w:rPr>
        <w:t xml:space="preserve">We would like </w:t>
      </w:r>
      <w:r w:rsidR="00BC3768" w:rsidRPr="00956AF5">
        <w:rPr>
          <w:rFonts w:ascii="Times New Roman" w:hAnsi="Times New Roman" w:cs="Times New Roman"/>
        </w:rPr>
        <w:t>to thank the Island Conservation Societ</w:t>
      </w:r>
      <w:r>
        <w:rPr>
          <w:rFonts w:ascii="Times New Roman" w:hAnsi="Times New Roman" w:cs="Times New Roman"/>
        </w:rPr>
        <w:t>y (ICS) for allowing us to conduct</w:t>
      </w:r>
      <w:r w:rsidR="001926F0">
        <w:rPr>
          <w:rFonts w:ascii="Times New Roman" w:hAnsi="Times New Roman" w:cs="Times New Roman"/>
        </w:rPr>
        <w:t xml:space="preserve"> this project on</w:t>
      </w:r>
      <w:r w:rsidR="00BC3768" w:rsidRPr="00956AF5">
        <w:rPr>
          <w:rFonts w:ascii="Times New Roman" w:hAnsi="Times New Roman" w:cs="Times New Roman"/>
        </w:rPr>
        <w:t xml:space="preserve"> </w:t>
      </w:r>
      <w:proofErr w:type="spellStart"/>
      <w:r w:rsidR="00BC3768" w:rsidRPr="00956AF5">
        <w:rPr>
          <w:rFonts w:ascii="Times New Roman" w:hAnsi="Times New Roman" w:cs="Times New Roman"/>
        </w:rPr>
        <w:t>Aride</w:t>
      </w:r>
      <w:proofErr w:type="spellEnd"/>
      <w:r w:rsidR="00E50205">
        <w:rPr>
          <w:rFonts w:ascii="Times New Roman" w:hAnsi="Times New Roman" w:cs="Times New Roman"/>
        </w:rPr>
        <w:t xml:space="preserve"> Island</w:t>
      </w:r>
      <w:r>
        <w:rPr>
          <w:rFonts w:ascii="Times New Roman" w:hAnsi="Times New Roman" w:cs="Times New Roman"/>
        </w:rPr>
        <w:t xml:space="preserve">, as well as the </w:t>
      </w:r>
      <w:proofErr w:type="spellStart"/>
      <w:r>
        <w:rPr>
          <w:rFonts w:ascii="Times New Roman" w:hAnsi="Times New Roman" w:cs="Times New Roman"/>
        </w:rPr>
        <w:t>Aride</w:t>
      </w:r>
      <w:proofErr w:type="spellEnd"/>
      <w:r>
        <w:rPr>
          <w:rFonts w:ascii="Times New Roman" w:hAnsi="Times New Roman" w:cs="Times New Roman"/>
        </w:rPr>
        <w:t xml:space="preserve"> Island team for their invaluable support in the field</w:t>
      </w:r>
      <w:r w:rsidR="00BC3768" w:rsidRPr="00956AF5">
        <w:rPr>
          <w:rFonts w:ascii="Times New Roman" w:hAnsi="Times New Roman" w:cs="Times New Roman"/>
        </w:rPr>
        <w:t xml:space="preserve">. </w:t>
      </w:r>
      <w:r>
        <w:rPr>
          <w:rFonts w:ascii="Times New Roman" w:hAnsi="Times New Roman" w:cs="Times New Roman"/>
        </w:rPr>
        <w:t>We also extend our gratitude to t</w:t>
      </w:r>
      <w:r w:rsidR="00BC3768" w:rsidRPr="00956AF5">
        <w:rPr>
          <w:rFonts w:ascii="Times New Roman" w:hAnsi="Times New Roman" w:cs="Times New Roman"/>
        </w:rPr>
        <w:t>he Spanish National Research Council (CSIC) and the Royal B</w:t>
      </w:r>
      <w:r>
        <w:rPr>
          <w:rFonts w:ascii="Times New Roman" w:hAnsi="Times New Roman" w:cs="Times New Roman"/>
        </w:rPr>
        <w:t>otanical Garden of Madrid (RJB)</w:t>
      </w:r>
      <w:r w:rsidR="00BC3768" w:rsidRPr="00956AF5">
        <w:rPr>
          <w:rFonts w:ascii="Times New Roman" w:hAnsi="Times New Roman" w:cs="Times New Roman"/>
        </w:rPr>
        <w:t xml:space="preserve"> </w:t>
      </w:r>
      <w:r w:rsidRPr="00DD68B1">
        <w:rPr>
          <w:rFonts w:ascii="Times New Roman" w:hAnsi="Times New Roman" w:cs="Times New Roman"/>
        </w:rPr>
        <w:t>for providing the resources that made this project possible</w:t>
      </w:r>
      <w:r w:rsidR="00BC3768" w:rsidRPr="00956AF5">
        <w:rPr>
          <w:rFonts w:ascii="Times New Roman" w:hAnsi="Times New Roman" w:cs="Times New Roman"/>
        </w:rPr>
        <w:t xml:space="preserve">. </w:t>
      </w:r>
      <w:r>
        <w:rPr>
          <w:rFonts w:ascii="Times New Roman" w:hAnsi="Times New Roman" w:cs="Times New Roman"/>
        </w:rPr>
        <w:t>A</w:t>
      </w:r>
      <w:r w:rsidRPr="00DD68B1">
        <w:rPr>
          <w:rFonts w:ascii="Times New Roman" w:hAnsi="Times New Roman" w:cs="Times New Roman"/>
        </w:rPr>
        <w:t xml:space="preserve">dditionally, we thank the University of Exeter and its Sequencing Service for their assistance with the </w:t>
      </w:r>
      <w:r>
        <w:rPr>
          <w:rFonts w:ascii="Times New Roman" w:hAnsi="Times New Roman" w:cs="Times New Roman"/>
        </w:rPr>
        <w:t xml:space="preserve">DNA </w:t>
      </w:r>
      <w:r w:rsidRPr="00DD68B1">
        <w:rPr>
          <w:rFonts w:ascii="Times New Roman" w:hAnsi="Times New Roman" w:cs="Times New Roman"/>
        </w:rPr>
        <w:t xml:space="preserve">metabarcoding </w:t>
      </w:r>
      <w:r>
        <w:rPr>
          <w:rFonts w:ascii="Times New Roman" w:hAnsi="Times New Roman" w:cs="Times New Roman"/>
        </w:rPr>
        <w:t>and bioinformatics analyses</w:t>
      </w:r>
      <w:r w:rsidR="00BC3768" w:rsidRPr="00956AF5">
        <w:rPr>
          <w:rFonts w:ascii="Times New Roman" w:hAnsi="Times New Roman" w:cs="Times New Roman"/>
        </w:rPr>
        <w:t>.</w:t>
      </w:r>
    </w:p>
    <w:p w14:paraId="4EAED690"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b/>
          <w:bCs/>
          <w:sz w:val="28"/>
          <w:szCs w:val="28"/>
        </w:rPr>
        <w:t>Funding</w:t>
      </w:r>
      <w:r w:rsidR="00EF6A58" w:rsidRPr="00956AF5">
        <w:rPr>
          <w:rFonts w:ascii="Times New Roman" w:hAnsi="Times New Roman" w:cs="Times New Roman"/>
          <w:b/>
          <w:bCs/>
          <w:sz w:val="28"/>
          <w:szCs w:val="28"/>
        </w:rPr>
        <w:t>.</w:t>
      </w:r>
    </w:p>
    <w:p w14:paraId="246A3226" w14:textId="77777777" w:rsidR="00187452" w:rsidRPr="00956AF5" w:rsidRDefault="00BC3768" w:rsidP="002130D7">
      <w:pPr>
        <w:spacing w:after="240" w:line="480" w:lineRule="auto"/>
        <w:jc w:val="both"/>
        <w:rPr>
          <w:rFonts w:ascii="Times New Roman" w:hAnsi="Times New Roman" w:cs="Times New Roman"/>
        </w:rPr>
        <w:sectPr w:rsidR="00187452" w:rsidRPr="00956AF5" w:rsidSect="00BF6C4E">
          <w:pgSz w:w="11906" w:h="16838"/>
          <w:pgMar w:top="1417" w:right="1701" w:bottom="1417" w:left="1701" w:header="708" w:footer="708" w:gutter="0"/>
          <w:lnNumType w:countBy="1" w:restart="continuous"/>
          <w:cols w:space="708"/>
          <w:docGrid w:linePitch="360"/>
        </w:sectPr>
      </w:pPr>
      <w:r w:rsidRPr="00956AF5">
        <w:rPr>
          <w:rFonts w:ascii="Times New Roman" w:hAnsi="Times New Roman" w:cs="Times New Roman"/>
        </w:rPr>
        <w:t>This study was funded by the Spanish Ministry of Science, Innovation and Universities (PGC2018-101650-B-I00). I.F.A. was supported by a predoctoral grant (PREDOC_01122) from the Regional Government of Andalucía (Spain).</w:t>
      </w:r>
      <w:r w:rsidRPr="00956AF5">
        <w:rPr>
          <w:rFonts w:ascii="Times New Roman" w:hAnsi="Times New Roman" w:cs="Times New Roman"/>
        </w:rPr>
        <w:br w:type="page"/>
      </w:r>
    </w:p>
    <w:p w14:paraId="19129B7F" w14:textId="77777777" w:rsidR="00BC3768" w:rsidRPr="00956AF5" w:rsidRDefault="00BC3768" w:rsidP="00BC3768">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lastRenderedPageBreak/>
        <w:t>Figures</w:t>
      </w:r>
    </w:p>
    <w:p w14:paraId="79E419BF" w14:textId="64B96537" w:rsidR="00484E52" w:rsidRPr="00956AF5" w:rsidRDefault="00782FEA" w:rsidP="00484E52">
      <w:pPr>
        <w:spacing w:line="48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E33379" wp14:editId="045DF688">
            <wp:extent cx="7175500" cy="501907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1362" cy="5023173"/>
                    </a:xfrm>
                    <a:prstGeom prst="rect">
                      <a:avLst/>
                    </a:prstGeom>
                    <a:noFill/>
                  </pic:spPr>
                </pic:pic>
              </a:graphicData>
            </a:graphic>
          </wp:inline>
        </w:drawing>
      </w:r>
    </w:p>
    <w:p w14:paraId="005FD678" w14:textId="1F5F694D" w:rsidR="00782FEA" w:rsidRDefault="007E4E01" w:rsidP="00782FEA">
      <w:pPr>
        <w:spacing w:line="360" w:lineRule="auto"/>
        <w:jc w:val="both"/>
        <w:rPr>
          <w:rFonts w:ascii="Times New Roman" w:hAnsi="Times New Roman" w:cs="Times New Roman"/>
        </w:rPr>
      </w:pPr>
      <w:r w:rsidRPr="00956AF5">
        <w:rPr>
          <w:rFonts w:ascii="Times New Roman" w:hAnsi="Times New Roman" w:cs="Times New Roman"/>
          <w:b/>
          <w:bCs/>
        </w:rPr>
        <w:t xml:space="preserve">Fig. 1. (A) </w:t>
      </w:r>
      <w:r w:rsidRPr="00956AF5">
        <w:rPr>
          <w:rFonts w:ascii="Times New Roman" w:hAnsi="Times New Roman" w:cs="Times New Roman"/>
        </w:rPr>
        <w:t xml:space="preserve">Map showing the location of Seychelles archipelago on the Western Indian Ocean and its main granitic islands, including </w:t>
      </w:r>
      <w:proofErr w:type="spellStart"/>
      <w:r w:rsidRPr="00956AF5">
        <w:rPr>
          <w:rFonts w:ascii="Times New Roman" w:hAnsi="Times New Roman" w:cs="Times New Roman"/>
        </w:rPr>
        <w:t>Aride</w:t>
      </w:r>
      <w:proofErr w:type="spellEnd"/>
      <w:r w:rsidR="00484E52" w:rsidRPr="00956AF5">
        <w:rPr>
          <w:rFonts w:ascii="Times New Roman" w:hAnsi="Times New Roman" w:cs="Times New Roman"/>
        </w:rPr>
        <w:t xml:space="preserve"> </w:t>
      </w:r>
      <w:r w:rsidR="00D92117">
        <w:rPr>
          <w:rFonts w:ascii="Times New Roman" w:hAnsi="Times New Roman" w:cs="Times New Roman"/>
        </w:rPr>
        <w:t>I</w:t>
      </w:r>
      <w:r w:rsidR="00484E52" w:rsidRPr="00956AF5">
        <w:rPr>
          <w:rFonts w:ascii="Times New Roman" w:hAnsi="Times New Roman" w:cs="Times New Roman"/>
        </w:rPr>
        <w:t>sland</w:t>
      </w:r>
      <w:r w:rsidRPr="00956AF5">
        <w:rPr>
          <w:rFonts w:ascii="Times New Roman" w:hAnsi="Times New Roman" w:cs="Times New Roman"/>
        </w:rPr>
        <w:t>. (B) One of the ten reintroduced individuals of Aldabra giant tortoises (</w:t>
      </w:r>
      <w:proofErr w:type="spellStart"/>
      <w:r w:rsidRPr="00956AF5">
        <w:rPr>
          <w:rFonts w:ascii="Times New Roman" w:hAnsi="Times New Roman" w:cs="Times New Roman"/>
          <w:i/>
          <w:iCs/>
        </w:rPr>
        <w:t>Aldabrachelys</w:t>
      </w:r>
      <w:proofErr w:type="spellEnd"/>
      <w:r w:rsidRPr="00956AF5">
        <w:rPr>
          <w:rFonts w:ascii="Times New Roman" w:hAnsi="Times New Roman" w:cs="Times New Roman"/>
          <w:i/>
          <w:iCs/>
        </w:rPr>
        <w:t xml:space="preserve"> gigantea)</w:t>
      </w:r>
      <w:r w:rsidRPr="00956AF5">
        <w:rPr>
          <w:rFonts w:ascii="Times New Roman" w:hAnsi="Times New Roman" w:cs="Times New Roman"/>
        </w:rPr>
        <w:t xml:space="preserve"> on </w:t>
      </w:r>
      <w:proofErr w:type="spellStart"/>
      <w:r w:rsidRPr="00956AF5">
        <w:rPr>
          <w:rFonts w:ascii="Times New Roman" w:hAnsi="Times New Roman" w:cs="Times New Roman"/>
        </w:rPr>
        <w:t>Aride</w:t>
      </w:r>
      <w:proofErr w:type="spellEnd"/>
      <w:r w:rsidRPr="00956AF5">
        <w:rPr>
          <w:rFonts w:ascii="Times New Roman" w:hAnsi="Times New Roman" w:cs="Times New Roman"/>
        </w:rPr>
        <w:t xml:space="preserve"> Islan</w:t>
      </w:r>
      <w:r w:rsidR="00782FEA">
        <w:rPr>
          <w:rFonts w:ascii="Times New Roman" w:hAnsi="Times New Roman" w:cs="Times New Roman"/>
        </w:rPr>
        <w:t>d.</w:t>
      </w:r>
    </w:p>
    <w:p w14:paraId="6569590E" w14:textId="4D66DDCC" w:rsidR="00484E52" w:rsidRPr="00CD6AA9" w:rsidRDefault="00484E52" w:rsidP="00CD6AA9">
      <w:pPr>
        <w:rPr>
          <w:rFonts w:ascii="Times New Roman" w:hAnsi="Times New Roman" w:cs="Times New Roman"/>
        </w:rPr>
        <w:sectPr w:rsidR="00484E52" w:rsidRPr="00CD6AA9" w:rsidSect="00484E52">
          <w:pgSz w:w="16838" w:h="11906" w:orient="landscape"/>
          <w:pgMar w:top="1134" w:right="1418" w:bottom="1134" w:left="1418" w:header="709" w:footer="709" w:gutter="0"/>
          <w:lnNumType w:countBy="1" w:restart="continuous"/>
          <w:cols w:space="708"/>
          <w:docGrid w:linePitch="360"/>
        </w:sectPr>
      </w:pPr>
    </w:p>
    <w:p w14:paraId="158A61A1" w14:textId="006ADCB1" w:rsidR="00084C52" w:rsidRPr="00956AF5" w:rsidRDefault="00CA7B2A" w:rsidP="00503F47">
      <w:pPr>
        <w:spacing w:line="360" w:lineRule="auto"/>
        <w:jc w:val="both"/>
        <w:rPr>
          <w:rFonts w:ascii="Times New Roman" w:hAnsi="Times New Roman" w:cs="Times New Roman"/>
        </w:rPr>
      </w:pPr>
      <w:r>
        <w:rPr>
          <w:b/>
          <w:bCs/>
          <w:noProof/>
          <w:color w:val="000000"/>
          <w:sz w:val="22"/>
          <w:szCs w:val="22"/>
          <w:bdr w:val="none" w:sz="0" w:space="0" w:color="auto" w:frame="1"/>
        </w:rPr>
        <w:lastRenderedPageBreak/>
        <w:drawing>
          <wp:inline distT="0" distB="0" distL="0" distR="0" wp14:anchorId="1EA121CF" wp14:editId="7C631ED2">
            <wp:extent cx="8891270" cy="516382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rtoise_Browsing_Frug_Networ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891270" cy="5163820"/>
                    </a:xfrm>
                    <a:prstGeom prst="rect">
                      <a:avLst/>
                    </a:prstGeom>
                  </pic:spPr>
                </pic:pic>
              </a:graphicData>
            </a:graphic>
          </wp:inline>
        </w:drawing>
      </w:r>
      <w:r w:rsidR="00187452" w:rsidRPr="00956AF5">
        <w:rPr>
          <w:b/>
          <w:bCs/>
          <w:color w:val="000000"/>
          <w:sz w:val="22"/>
          <w:szCs w:val="22"/>
          <w:bdr w:val="none" w:sz="0" w:space="0" w:color="auto" w:frame="1"/>
        </w:rPr>
        <w:fldChar w:fldCharType="begin"/>
      </w:r>
      <w:r w:rsidR="00187452"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00187452" w:rsidRPr="00956AF5">
        <w:rPr>
          <w:b/>
          <w:bCs/>
          <w:color w:val="000000"/>
          <w:sz w:val="22"/>
          <w:szCs w:val="22"/>
          <w:bdr w:val="none" w:sz="0" w:space="0" w:color="auto" w:frame="1"/>
        </w:rPr>
        <w:fldChar w:fldCharType="end"/>
      </w:r>
      <w:r w:rsidR="00187452" w:rsidRPr="00956AF5">
        <w:rPr>
          <w:rFonts w:ascii="Times New Roman" w:hAnsi="Times New Roman" w:cs="Times New Roman"/>
          <w:b/>
          <w:bCs/>
        </w:rPr>
        <w:t xml:space="preserve">Fig. 2. </w:t>
      </w:r>
      <w:r w:rsidR="00484E52" w:rsidRPr="00956AF5">
        <w:rPr>
          <w:rFonts w:ascii="Times New Roman" w:hAnsi="Times New Roman" w:cs="Times New Roman"/>
        </w:rPr>
        <w:t>Bipartite individual-based network depicting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xml:space="preserve">; left panel) and mutualistic (frugivory and seed dispersal; right panel) interactions. Black rectangles represent individual tortoises. Green rectangles represent native flora from </w:t>
      </w:r>
      <w:proofErr w:type="spellStart"/>
      <w:r w:rsidR="00484E52" w:rsidRPr="00956AF5">
        <w:rPr>
          <w:rFonts w:ascii="Times New Roman" w:hAnsi="Times New Roman" w:cs="Times New Roman"/>
        </w:rPr>
        <w:t>Aride</w:t>
      </w:r>
      <w:proofErr w:type="spellEnd"/>
      <w:r w:rsidR="00E96184">
        <w:rPr>
          <w:rFonts w:ascii="Times New Roman" w:hAnsi="Times New Roman" w:cs="Times New Roman"/>
        </w:rPr>
        <w:t xml:space="preserve"> Island</w:t>
      </w:r>
      <w:r w:rsidR="00484E52" w:rsidRPr="00956AF5">
        <w:rPr>
          <w:rFonts w:ascii="Times New Roman" w:hAnsi="Times New Roman" w:cs="Times New Roman"/>
        </w:rPr>
        <w:t xml:space="preserve">, purple rectangles represent introduced taxa, and blue rectangles represent genera with species that may be either native or introduced </w:t>
      </w:r>
      <w:r w:rsidR="00484E52" w:rsidRPr="002D10BD">
        <w:rPr>
          <w:rFonts w:ascii="Times New Roman" w:hAnsi="Times New Roman" w:cs="Times New Roman"/>
          <w:highlight w:val="yellow"/>
        </w:rPr>
        <w:t xml:space="preserve">(e.g., </w:t>
      </w:r>
      <w:r w:rsidR="00484E52" w:rsidRPr="002D10BD">
        <w:rPr>
          <w:rFonts w:ascii="Times New Roman" w:hAnsi="Times New Roman" w:cs="Times New Roman"/>
          <w:i/>
          <w:iCs/>
          <w:highlight w:val="yellow"/>
        </w:rPr>
        <w:t>Ficus</w:t>
      </w:r>
      <w:r w:rsidR="00484E52" w:rsidRPr="002D10BD">
        <w:rPr>
          <w:rFonts w:ascii="Times New Roman" w:hAnsi="Times New Roman" w:cs="Times New Roman"/>
          <w:highlight w:val="yellow"/>
        </w:rPr>
        <w:t xml:space="preserve"> spp.).</w:t>
      </w:r>
      <w:r w:rsidR="00484E52" w:rsidRPr="00956AF5">
        <w:rPr>
          <w:rFonts w:ascii="Times New Roman" w:hAnsi="Times New Roman" w:cs="Times New Roman"/>
        </w:rPr>
        <w:t xml:space="preserve"> Links between nodes represent interaction frequency. The lateral bar plots rank plant species by importance based on centrality metrics (i.e., degree, interaction strength, and weighted closeness) within the two distinct ecological processes mediated by Aldabra’s giant tortoises</w:t>
      </w:r>
      <w:r w:rsidR="009D04FB" w:rsidRPr="00956AF5">
        <w:rPr>
          <w:rFonts w:ascii="Times New Roman" w:hAnsi="Times New Roman" w:cs="Times New Roman"/>
        </w:rPr>
        <w:t>.</w:t>
      </w:r>
    </w:p>
    <w:p w14:paraId="78D01468" w14:textId="055EAACF" w:rsidR="00084C52" w:rsidRPr="00956AF5" w:rsidRDefault="00CA7B2A" w:rsidP="00084C5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BCB6A91" wp14:editId="28D8CB8C">
            <wp:extent cx="7056408" cy="49927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rtoise_Effectiveness_Ro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070637" cy="5002771"/>
                    </a:xfrm>
                    <a:prstGeom prst="rect">
                      <a:avLst/>
                    </a:prstGeom>
                  </pic:spPr>
                </pic:pic>
              </a:graphicData>
            </a:graphic>
          </wp:inline>
        </w:drawing>
      </w:r>
    </w:p>
    <w:p w14:paraId="61ABDF74" w14:textId="77777777" w:rsidR="00084C52" w:rsidRPr="00956AF5" w:rsidRDefault="00084C52" w:rsidP="00484E52">
      <w:pPr>
        <w:spacing w:line="360" w:lineRule="auto"/>
        <w:jc w:val="both"/>
        <w:rPr>
          <w:rFonts w:ascii="Times New Roman" w:hAnsi="Times New Roman" w:cs="Times New Roman"/>
        </w:rPr>
        <w:sectPr w:rsidR="00084C52" w:rsidRPr="00956AF5" w:rsidSect="00E500E3">
          <w:pgSz w:w="16838" w:h="11906" w:orient="landscape"/>
          <w:pgMar w:top="851" w:right="1418" w:bottom="851" w:left="1418" w:header="567" w:footer="709" w:gutter="0"/>
          <w:lnNumType w:countBy="1" w:restart="continuous"/>
          <w:cols w:space="708"/>
          <w:docGrid w:linePitch="360"/>
        </w:sectPr>
      </w:pPr>
      <w:r w:rsidRPr="00956AF5">
        <w:rPr>
          <w:rFonts w:ascii="Times New Roman" w:hAnsi="Times New Roman" w:cs="Times New Roman"/>
          <w:b/>
          <w:bCs/>
        </w:rPr>
        <w:t xml:space="preserve">Fig 3. </w:t>
      </w:r>
      <w:r w:rsidRPr="00956AF5">
        <w:rPr>
          <w:rFonts w:ascii="Times New Roman" w:hAnsi="Times New Roman" w:cs="Times New Roman"/>
        </w:rPr>
        <w:t xml:space="preserve">  Browsing</w:t>
      </w:r>
      <w:r w:rsidR="009C6B52">
        <w:rPr>
          <w:rFonts w:ascii="Times New Roman" w:hAnsi="Times New Roman" w:cs="Times New Roman"/>
        </w:rPr>
        <w:t>-</w:t>
      </w:r>
      <w:r w:rsidRPr="00956AF5">
        <w:rPr>
          <w:rFonts w:ascii="Times New Roman" w:hAnsi="Times New Roman" w:cs="Times New Roman"/>
        </w:rPr>
        <w:t>grazing and seed dispersal effectiveness of individual tortoises. The X-axis represents the proportion of native plants involved, reflecting the qualitative aspect of antagonistic and mutualistic interactions. The Y-axis shows the number of reads in thousands, standardised by sampling effort (antagonistic, left axis) and the number of seeds dispersed, also standardised by sampling effort (mutualistic, right axis). Isoclines connect values of quantity and quality aspect yielding the same effectiveness for both antagonistic and mutualistic processes. Green dots represent individual tortoise effectiveness in browsing and grazing, while yellow dots indicate individual tortoise effectiveness in seed dispersal.</w:t>
      </w:r>
    </w:p>
    <w:p w14:paraId="53352294" w14:textId="77777777" w:rsidR="0004587B" w:rsidRDefault="0004587B" w:rsidP="00484E52">
      <w:pPr>
        <w:jc w:val="center"/>
        <w:rPr>
          <w:rFonts w:ascii="Times New Roman" w:hAnsi="Times New Roman" w:cs="Times New Roman"/>
          <w:noProof/>
        </w:rPr>
      </w:pPr>
    </w:p>
    <w:p w14:paraId="19A840C8" w14:textId="5919F0BB" w:rsidR="009A3825" w:rsidRPr="00956AF5" w:rsidRDefault="0004587B" w:rsidP="00484E52">
      <w:pPr>
        <w:jc w:val="center"/>
        <w:rPr>
          <w:rFonts w:ascii="Times New Roman" w:hAnsi="Times New Roman" w:cs="Times New Roman"/>
        </w:rPr>
      </w:pPr>
      <w:r>
        <w:rPr>
          <w:rFonts w:ascii="Times New Roman" w:hAnsi="Times New Roman" w:cs="Times New Roman"/>
          <w:noProof/>
        </w:rPr>
        <w:drawing>
          <wp:inline distT="0" distB="0" distL="0" distR="0" wp14:anchorId="6E451059" wp14:editId="070C5B70">
            <wp:extent cx="6011387" cy="64008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ologicalRole_Tortoises.png"/>
                    <pic:cNvPicPr/>
                  </pic:nvPicPr>
                  <pic:blipFill rotWithShape="1">
                    <a:blip r:embed="rId16" cstate="print">
                      <a:extLst>
                        <a:ext uri="{28A0092B-C50C-407E-A947-70E740481C1C}">
                          <a14:useLocalDpi xmlns:a14="http://schemas.microsoft.com/office/drawing/2010/main" val="0"/>
                        </a:ext>
                      </a:extLst>
                    </a:blip>
                    <a:srcRect r="33631"/>
                    <a:stretch/>
                  </pic:blipFill>
                  <pic:spPr bwMode="auto">
                    <a:xfrm>
                      <a:off x="0" y="0"/>
                      <a:ext cx="6022091" cy="6412197"/>
                    </a:xfrm>
                    <a:prstGeom prst="rect">
                      <a:avLst/>
                    </a:prstGeom>
                    <a:ln>
                      <a:noFill/>
                    </a:ln>
                    <a:extLst>
                      <a:ext uri="{53640926-AAD7-44D8-BBD7-CCE9431645EC}">
                        <a14:shadowObscured xmlns:a14="http://schemas.microsoft.com/office/drawing/2010/main"/>
                      </a:ext>
                    </a:extLst>
                  </pic:spPr>
                </pic:pic>
              </a:graphicData>
            </a:graphic>
          </wp:inline>
        </w:drawing>
      </w:r>
    </w:p>
    <w:p w14:paraId="66C9F1C0" w14:textId="182224AD" w:rsidR="009A3825" w:rsidRPr="00956AF5" w:rsidRDefault="009A3825" w:rsidP="00484E52">
      <w:pPr>
        <w:spacing w:line="360" w:lineRule="auto"/>
        <w:jc w:val="both"/>
        <w:rPr>
          <w:rFonts w:ascii="Times New Roman" w:hAnsi="Times New Roman" w:cs="Times New Roman"/>
        </w:rPr>
        <w:sectPr w:rsidR="009A3825" w:rsidRPr="00956AF5" w:rsidSect="00A923C2">
          <w:pgSz w:w="11906" w:h="16838"/>
          <w:pgMar w:top="1418" w:right="1134" w:bottom="1418" w:left="1134" w:header="709" w:footer="709" w:gutter="0"/>
          <w:lnNumType w:countBy="1" w:restart="continuous"/>
          <w:cols w:space="708"/>
          <w:docGrid w:linePitch="360"/>
        </w:sectPr>
      </w:pPr>
      <w:r w:rsidRPr="00956AF5">
        <w:rPr>
          <w:b/>
          <w:bCs/>
          <w:color w:val="000000"/>
          <w:sz w:val="22"/>
          <w:szCs w:val="22"/>
          <w:bdr w:val="none" w:sz="0" w:space="0" w:color="auto" w:frame="1"/>
        </w:rPr>
        <w:fldChar w:fldCharType="begin"/>
      </w:r>
      <w:r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956AF5">
        <w:rPr>
          <w:b/>
          <w:bCs/>
          <w:color w:val="000000"/>
          <w:sz w:val="22"/>
          <w:szCs w:val="22"/>
          <w:bdr w:val="none" w:sz="0" w:space="0" w:color="auto" w:frame="1"/>
        </w:rPr>
        <w:fldChar w:fldCharType="end"/>
      </w:r>
      <w:r w:rsidRPr="00956AF5">
        <w:rPr>
          <w:rFonts w:ascii="Times New Roman" w:hAnsi="Times New Roman" w:cs="Times New Roman"/>
          <w:b/>
          <w:bCs/>
        </w:rPr>
        <w:t xml:space="preserve">Fig. </w:t>
      </w:r>
      <w:r w:rsidR="00084C52" w:rsidRPr="00956AF5">
        <w:rPr>
          <w:rFonts w:ascii="Times New Roman" w:hAnsi="Times New Roman" w:cs="Times New Roman"/>
          <w:b/>
          <w:bCs/>
        </w:rPr>
        <w:t>4</w:t>
      </w:r>
      <w:r w:rsidRPr="00956AF5">
        <w:rPr>
          <w:rFonts w:ascii="Times New Roman" w:hAnsi="Times New Roman" w:cs="Times New Roman"/>
          <w:b/>
          <w:bCs/>
        </w:rPr>
        <w:t xml:space="preserve">. </w:t>
      </w:r>
      <w:r w:rsidR="00484E52" w:rsidRPr="00956AF5">
        <w:rPr>
          <w:rFonts w:ascii="Times New Roman" w:hAnsi="Times New Roman" w:cs="Times New Roman"/>
        </w:rPr>
        <w:t>Topological roles of individual giant tortoises based on centrality metrics. Columns show the ranking of individual tortoises based on degree, interaction strength, and weighted closeness in (A) antagonistic interactions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and (B) mutualistic interactions (frugivory and seed dispersal).</w:t>
      </w:r>
    </w:p>
    <w:p w14:paraId="6C4C3C52" w14:textId="7DA88CEF" w:rsidR="009A3825" w:rsidRPr="00663D84" w:rsidRDefault="0004587B" w:rsidP="00484E52">
      <w:pPr>
        <w:spacing w:before="240" w:after="240" w:line="360" w:lineRule="auto"/>
        <w:jc w:val="both"/>
        <w:rPr>
          <w:rFonts w:ascii="Times New Roman" w:hAnsi="Times New Roman" w:cs="Times New Roman"/>
          <w:color w:val="FF0000"/>
        </w:rPr>
      </w:pPr>
      <w:r>
        <w:rPr>
          <w:rFonts w:ascii="Times New Roman" w:hAnsi="Times New Roman" w:cs="Times New Roman"/>
          <w:b/>
          <w:bCs/>
          <w:noProof/>
        </w:rPr>
        <w:lastRenderedPageBreak/>
        <w:drawing>
          <wp:inline distT="0" distB="0" distL="0" distR="0" wp14:anchorId="46339786" wp14:editId="52942A8B">
            <wp:extent cx="5400040" cy="38487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Z_Values_Tortois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848735"/>
                    </a:xfrm>
                    <a:prstGeom prst="rect">
                      <a:avLst/>
                    </a:prstGeom>
                  </pic:spPr>
                </pic:pic>
              </a:graphicData>
            </a:graphic>
          </wp:inline>
        </w:drawing>
      </w:r>
      <w:r w:rsidR="009A3825" w:rsidRPr="00956AF5">
        <w:rPr>
          <w:rFonts w:ascii="Times New Roman" w:hAnsi="Times New Roman" w:cs="Times New Roman"/>
          <w:b/>
          <w:bCs/>
        </w:rPr>
        <w:t xml:space="preserve">Fig. </w:t>
      </w:r>
      <w:r w:rsidR="00084C52" w:rsidRPr="00956AF5">
        <w:rPr>
          <w:rFonts w:ascii="Times New Roman" w:hAnsi="Times New Roman" w:cs="Times New Roman"/>
          <w:b/>
          <w:bCs/>
        </w:rPr>
        <w:t>5</w:t>
      </w:r>
      <w:r w:rsidR="009A3825" w:rsidRPr="00956AF5">
        <w:rPr>
          <w:rFonts w:ascii="Times New Roman" w:hAnsi="Times New Roman" w:cs="Times New Roman"/>
        </w:rPr>
        <w:t xml:space="preserve">. </w:t>
      </w:r>
      <w:r w:rsidR="00484E52" w:rsidRPr="00956AF5">
        <w:rPr>
          <w:rFonts w:ascii="Times New Roman" w:hAnsi="Times New Roman" w:cs="Times New Roman"/>
        </w:rPr>
        <w:t>Structural roles of individual tortoises in antagonistic and mutualistic ecological networks. Among-module (c) and within-module (z) connectivit</w:t>
      </w:r>
      <w:r w:rsidR="000F28B5">
        <w:rPr>
          <w:rFonts w:ascii="Times New Roman" w:hAnsi="Times New Roman" w:cs="Times New Roman"/>
        </w:rPr>
        <w:t>y</w:t>
      </w:r>
      <w:r w:rsidR="00484E52" w:rsidRPr="00956AF5">
        <w:rPr>
          <w:rFonts w:ascii="Times New Roman" w:hAnsi="Times New Roman" w:cs="Times New Roman"/>
        </w:rPr>
        <w:t xml:space="preserve"> for each individual tortoise in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xml:space="preserve">, green dots) and mutualistic (frugivory and seed dispersal, </w:t>
      </w:r>
      <w:r w:rsidR="00A923C2">
        <w:rPr>
          <w:rFonts w:ascii="Times New Roman" w:hAnsi="Times New Roman" w:cs="Times New Roman"/>
        </w:rPr>
        <w:t>yellow</w:t>
      </w:r>
      <w:r w:rsidR="00484E52" w:rsidRPr="00956AF5">
        <w:rPr>
          <w:rFonts w:ascii="Times New Roman" w:hAnsi="Times New Roman" w:cs="Times New Roman"/>
        </w:rPr>
        <w:t xml:space="preserve"> dots) networks. Black dashed lines indicate distances between </w:t>
      </w:r>
      <w:r w:rsidR="00A923C2">
        <w:rPr>
          <w:rFonts w:ascii="Times New Roman" w:hAnsi="Times New Roman" w:cs="Times New Roman"/>
        </w:rPr>
        <w:t>connectivity values</w:t>
      </w:r>
      <w:r w:rsidR="00484E52" w:rsidRPr="00956AF5">
        <w:rPr>
          <w:rFonts w:ascii="Times New Roman" w:hAnsi="Times New Roman" w:cs="Times New Roman"/>
        </w:rPr>
        <w:t xml:space="preserve"> in the two types of</w:t>
      </w:r>
      <w:r w:rsidR="00A923C2">
        <w:rPr>
          <w:rFonts w:ascii="Times New Roman" w:hAnsi="Times New Roman" w:cs="Times New Roman"/>
        </w:rPr>
        <w:t xml:space="preserve"> ecological processes</w:t>
      </w:r>
      <w:r w:rsidR="00484E52" w:rsidRPr="00956AF5">
        <w:rPr>
          <w:rFonts w:ascii="Times New Roman" w:hAnsi="Times New Roman" w:cs="Times New Roman"/>
        </w:rPr>
        <w:t xml:space="preserve">. </w:t>
      </w:r>
      <w:r w:rsidR="00A923C2" w:rsidRPr="00A923C2">
        <w:rPr>
          <w:rFonts w:ascii="Times New Roman" w:hAnsi="Times New Roman" w:cs="Times New Roman"/>
        </w:rPr>
        <w:t>D</w:t>
      </w:r>
      <w:r w:rsidR="00484E52" w:rsidRPr="00A923C2">
        <w:rPr>
          <w:rFonts w:ascii="Times New Roman" w:hAnsi="Times New Roman" w:cs="Times New Roman"/>
        </w:rPr>
        <w:t>ashed lines (vertical and horizontal) represent the 95% quantile thresholds used to define structural roles within mutualistic</w:t>
      </w:r>
      <w:r w:rsidR="00A923C2" w:rsidRPr="00A923C2">
        <w:rPr>
          <w:rFonts w:ascii="Times New Roman" w:hAnsi="Times New Roman" w:cs="Times New Roman"/>
        </w:rPr>
        <w:t xml:space="preserve"> (yellow)</w:t>
      </w:r>
      <w:r w:rsidR="00484E52" w:rsidRPr="00A923C2">
        <w:rPr>
          <w:rFonts w:ascii="Times New Roman" w:hAnsi="Times New Roman" w:cs="Times New Roman"/>
        </w:rPr>
        <w:t xml:space="preserve"> and antagonistic</w:t>
      </w:r>
      <w:r w:rsidR="00A923C2" w:rsidRPr="00A923C2">
        <w:rPr>
          <w:rFonts w:ascii="Times New Roman" w:hAnsi="Times New Roman" w:cs="Times New Roman"/>
        </w:rPr>
        <w:t xml:space="preserve"> (green)</w:t>
      </w:r>
      <w:r w:rsidR="00484E52" w:rsidRPr="00A923C2">
        <w:rPr>
          <w:rFonts w:ascii="Times New Roman" w:hAnsi="Times New Roman" w:cs="Times New Roman"/>
        </w:rPr>
        <w:t xml:space="preserve"> networks, respectively. </w:t>
      </w:r>
    </w:p>
    <w:sectPr w:rsidR="009A3825" w:rsidRPr="00663D84" w:rsidSect="009A3825">
      <w:pgSz w:w="11906" w:h="16838"/>
      <w:pgMar w:top="1418" w:right="1701" w:bottom="1418" w:left="1701"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S SA CITES" w:date="2024-11-23T14:39:00Z" w:initials="C">
    <w:p w14:paraId="080D452F" w14:textId="69478F0C" w:rsidR="002C4A4A" w:rsidRPr="006F1F3A" w:rsidRDefault="002C4A4A">
      <w:pPr>
        <w:pStyle w:val="CommentText"/>
        <w:rPr>
          <w:lang w:val="es-ES"/>
        </w:rPr>
      </w:pPr>
      <w:r>
        <w:rPr>
          <w:rStyle w:val="CommentReference"/>
        </w:rPr>
        <w:annotationRef/>
      </w:r>
      <w:r w:rsidRPr="006F1F3A">
        <w:rPr>
          <w:lang w:val="es-ES"/>
        </w:rPr>
        <w:t>Sergio: De los 3 títulos es</w:t>
      </w:r>
      <w:r>
        <w:rPr>
          <w:lang w:val="es-ES"/>
        </w:rPr>
        <w:t>te es el de preferencia de Pablo V. aunque creo que tendremos que darle una vuelta</w:t>
      </w:r>
    </w:p>
  </w:comment>
  <w:comment w:id="8" w:author="Iago Ferreiro" w:date="2024-12-06T16:08:00Z" w:initials="I">
    <w:p w14:paraId="53955A63" w14:textId="5773EAF8" w:rsidR="002C4A4A" w:rsidRDefault="002C4A4A">
      <w:pPr>
        <w:pStyle w:val="CommentText"/>
      </w:pPr>
      <w:r>
        <w:rPr>
          <w:rStyle w:val="CommentReference"/>
        </w:rPr>
        <w:annotationRef/>
      </w:r>
      <w:r>
        <w:t>98? Should not be less based only on metabarcoding?</w:t>
      </w:r>
    </w:p>
  </w:comment>
  <w:comment w:id="40" w:author="Iago Ferreiro Arias" w:date="2024-11-26T12:05:00Z" w:initials="IF">
    <w:p w14:paraId="5C99F610" w14:textId="0838790F" w:rsidR="002C4A4A" w:rsidRDefault="002C4A4A">
      <w:pPr>
        <w:pStyle w:val="CommentText"/>
      </w:pPr>
      <w:r>
        <w:rPr>
          <w:rStyle w:val="CommentReference"/>
        </w:rPr>
        <w:annotationRef/>
      </w:r>
      <w:r>
        <w:t>We are talking about taxon substitute in previous sentences and here about reintroductions, which can be quite confusing as they are different things.</w:t>
      </w:r>
    </w:p>
  </w:comment>
  <w:comment w:id="42" w:author="Iago Ferreiro Arias" w:date="2024-11-26T20:06:00Z" w:initials="IF">
    <w:p w14:paraId="6EB33514" w14:textId="2CF2D394" w:rsidR="002C4A4A" w:rsidRDefault="002C4A4A">
      <w:pPr>
        <w:pStyle w:val="CommentText"/>
      </w:pPr>
      <w:r>
        <w:rPr>
          <w:rStyle w:val="CommentReference"/>
        </w:rPr>
        <w:annotationRef/>
      </w:r>
      <w:r>
        <w:t>Sergio: I agree, they are different concepts</w:t>
      </w:r>
    </w:p>
  </w:comment>
  <w:comment w:id="55" w:author="Iago Ferreiro Arias" w:date="2024-11-26T12:08:00Z" w:initials="IF">
    <w:p w14:paraId="21CEEBF9" w14:textId="05F0D581" w:rsidR="002C4A4A" w:rsidRDefault="002C4A4A">
      <w:pPr>
        <w:pStyle w:val="CommentText"/>
      </w:pPr>
      <w:r>
        <w:rPr>
          <w:rStyle w:val="CommentReference"/>
        </w:rPr>
        <w:annotationRef/>
      </w:r>
      <w:r>
        <w:t xml:space="preserve">We should better emphasize the differential role of Aldabra giant tortoises and how the frugivores/herbivores that remain on the island do not account for the role provided by the tortoises. </w:t>
      </w:r>
    </w:p>
  </w:comment>
  <w:comment w:id="56" w:author="Iago Ferreiro Arias" w:date="2024-11-26T12:26:00Z" w:initials="IF">
    <w:p w14:paraId="1478882B" w14:textId="2A16E4DD" w:rsidR="002C4A4A" w:rsidRDefault="002C4A4A">
      <w:pPr>
        <w:pStyle w:val="CommentText"/>
      </w:pPr>
      <w:r>
        <w:rPr>
          <w:rStyle w:val="CommentReference"/>
        </w:rPr>
        <w:annotationRef/>
      </w:r>
      <w:r>
        <w:t>Complement with species if I missing some of them</w:t>
      </w:r>
    </w:p>
  </w:comment>
  <w:comment w:id="57" w:author="Iago Ferreiro Arias" w:date="2024-11-26T20:15:00Z" w:initials="IF">
    <w:p w14:paraId="5A42D811" w14:textId="0A4DE5EC" w:rsidR="002C4A4A" w:rsidRDefault="002C4A4A">
      <w:pPr>
        <w:pStyle w:val="CommentText"/>
      </w:pPr>
      <w:r>
        <w:rPr>
          <w:rStyle w:val="CommentReference"/>
        </w:rPr>
        <w:annotationRef/>
      </w:r>
      <w:r>
        <w:t>Sergio: Is complete</w:t>
      </w:r>
    </w:p>
  </w:comment>
  <w:comment w:id="79" w:author="Iago Ferreiro" w:date="2024-12-06T11:25:00Z" w:initials="I">
    <w:p w14:paraId="2A10329D" w14:textId="0642CCEE" w:rsidR="002C4A4A" w:rsidRDefault="002C4A4A">
      <w:pPr>
        <w:pStyle w:val="CommentText"/>
      </w:pPr>
      <w:r>
        <w:rPr>
          <w:rStyle w:val="CommentReference"/>
        </w:rPr>
        <w:annotationRef/>
      </w:r>
      <w:r>
        <w:t>This may not be entirely necessary here</w:t>
      </w:r>
    </w:p>
  </w:comment>
  <w:comment w:id="126" w:author="Iago Ferreiro Arias" w:date="2024-11-26T20:17:00Z" w:initials="IF">
    <w:p w14:paraId="4E1AC455" w14:textId="448F2668" w:rsidR="002C4A4A" w:rsidRDefault="002C4A4A">
      <w:pPr>
        <w:pStyle w:val="CommentText"/>
      </w:pPr>
      <w:r>
        <w:rPr>
          <w:rStyle w:val="CommentReference"/>
        </w:rPr>
        <w:annotationRef/>
      </w:r>
      <w:r>
        <w:t>Sergio: A previous explanation is needed regarding the Ficus species on the island (perhaps in the study site section). 2 lines as Ana suggested: Ficus reflexa is one of the main species of forest cover on the island while Ficus lutea and Ficus benghalensis (introduced) have one tree</w:t>
      </w:r>
    </w:p>
  </w:comment>
  <w:comment w:id="127" w:author="Iago Ferreiro" w:date="2024-12-06T14:53:00Z" w:initials="I">
    <w:p w14:paraId="34F00914" w14:textId="075AE886" w:rsidR="002C4A4A" w:rsidRDefault="002C4A4A">
      <w:pPr>
        <w:pStyle w:val="CommentText"/>
      </w:pPr>
      <w:r>
        <w:rPr>
          <w:rStyle w:val="CommentReference"/>
        </w:rPr>
        <w:annotationRef/>
      </w:r>
      <w:r>
        <w:t>I have included it in the study area section</w:t>
      </w:r>
    </w:p>
  </w:comment>
  <w:comment w:id="134" w:author="Iago Ferreiro Arias" w:date="2024-11-26T20:20:00Z" w:initials="IF">
    <w:p w14:paraId="5B64FD54" w14:textId="34B7F7DC" w:rsidR="002C4A4A" w:rsidRDefault="002C4A4A">
      <w:pPr>
        <w:pStyle w:val="CommentText"/>
      </w:pPr>
      <w:r>
        <w:rPr>
          <w:rStyle w:val="CommentReference"/>
        </w:rPr>
        <w:annotationRef/>
      </w:r>
      <w:r>
        <w:t xml:space="preserve">Sergio: Again, perhaps explain previously that Pisonia </w:t>
      </w:r>
      <w:r>
        <w:t>grandis is one of the main components of Aride forest</w:t>
      </w:r>
    </w:p>
  </w:comment>
  <w:comment w:id="135" w:author="Iago Ferreiro" w:date="2024-12-06T14:54:00Z" w:initials="I">
    <w:p w14:paraId="2B43D78E" w14:textId="7F8F339D" w:rsidR="002C4A4A" w:rsidRDefault="002C4A4A">
      <w:pPr>
        <w:pStyle w:val="CommentText"/>
      </w:pPr>
      <w:r>
        <w:rPr>
          <w:rStyle w:val="CommentReference"/>
        </w:rPr>
        <w:annotationRef/>
      </w:r>
      <w:r>
        <w:t>Done in Study area section</w:t>
      </w:r>
    </w:p>
  </w:comment>
  <w:comment w:id="141" w:author="Iago Ferreiro Arias" w:date="2024-11-26T20:21:00Z" w:initials="IF">
    <w:p w14:paraId="77AB3978" w14:textId="6C3D70AF" w:rsidR="002C4A4A" w:rsidRDefault="002C4A4A">
      <w:pPr>
        <w:pStyle w:val="CommentText"/>
      </w:pPr>
      <w:r>
        <w:rPr>
          <w:rStyle w:val="CommentReference"/>
        </w:rPr>
        <w:annotationRef/>
      </w:r>
      <w:r>
        <w:t xml:space="preserve">Sergio: cf. as we assume is this species due to the widespread distribution as previously explained (as per my previous comment regarding </w:t>
      </w:r>
      <w:r>
        <w:t>Ficus)</w:t>
      </w:r>
    </w:p>
  </w:comment>
  <w:comment w:id="177" w:author="Iago Ferreiro Arias" w:date="2024-11-26T12:45:00Z" w:initials="IF">
    <w:p w14:paraId="238326D7" w14:textId="31BDC6B6" w:rsidR="002C4A4A" w:rsidRDefault="002C4A4A">
      <w:pPr>
        <w:pStyle w:val="CommentText"/>
      </w:pPr>
      <w:r>
        <w:rPr>
          <w:rStyle w:val="CommentReference"/>
        </w:rPr>
        <w:annotationRef/>
      </w:r>
      <w:r>
        <w:t>Change the focus to exotic flora</w:t>
      </w:r>
    </w:p>
  </w:comment>
  <w:comment w:id="189" w:author="Iago Ferreiro Arias" w:date="2024-11-26T20:25:00Z" w:initials="IF">
    <w:p w14:paraId="52E0FE8A" w14:textId="24BB37AA" w:rsidR="002C4A4A" w:rsidRPr="00F44A95" w:rsidRDefault="002C4A4A">
      <w:pPr>
        <w:pStyle w:val="CommentText"/>
        <w:rPr>
          <w:lang w:val="en-US"/>
        </w:rPr>
      </w:pPr>
      <w:r>
        <w:rPr>
          <w:rStyle w:val="CommentReference"/>
        </w:rPr>
        <w:annotationRef/>
      </w:r>
      <w:r w:rsidRPr="00F44A95">
        <w:rPr>
          <w:lang w:val="en-US"/>
        </w:rPr>
        <w:t xml:space="preserve">Sergio: Or </w:t>
      </w:r>
      <w:r w:rsidRPr="00F44A95">
        <w:rPr>
          <w:lang w:val="en-US"/>
        </w:rPr>
        <w:t>Ficus cf. Reflexa as previously explained</w:t>
      </w:r>
    </w:p>
  </w:comment>
  <w:comment w:id="190" w:author="Iago Ferreiro" w:date="2024-12-06T15:11:00Z" w:initials="I">
    <w:p w14:paraId="03E3EBD7" w14:textId="0C1AEE0F" w:rsidR="002C4A4A" w:rsidRDefault="002C4A4A">
      <w:pPr>
        <w:pStyle w:val="CommentText"/>
      </w:pPr>
      <w:r>
        <w:rPr>
          <w:rStyle w:val="CommentReference"/>
        </w:rPr>
        <w:annotationRef/>
      </w:r>
      <w:r>
        <w:t xml:space="preserve">I would leave it here like this, as we explained that previously. Unfortunately, you </w:t>
      </w:r>
      <w:r>
        <w:t>can not state that based on your metabarcoding results as you could only identify that number of reads at genus level. It is highly likely that all that reads correspond to Ficus reflexa but I would leave it like this and discuss it better in the Discussion maybe.</w:t>
      </w:r>
    </w:p>
  </w:comment>
  <w:comment w:id="196" w:author="Iago Ferreiro Arias" w:date="2024-11-26T12:57:00Z" w:initials="IF">
    <w:p w14:paraId="3C873514" w14:textId="60A878E3" w:rsidR="002C4A4A" w:rsidRDefault="002C4A4A">
      <w:pPr>
        <w:pStyle w:val="CommentText"/>
      </w:pPr>
      <w:r>
        <w:rPr>
          <w:rStyle w:val="CommentReference"/>
        </w:rPr>
        <w:annotationRef/>
      </w:r>
      <w:r>
        <w:t xml:space="preserve">We did not test if ecological interactions before 1840 were </w:t>
      </w:r>
      <w:r>
        <w:t>reestablished so we should take more care with these kind of statements</w:t>
      </w:r>
    </w:p>
  </w:comment>
  <w:comment w:id="197" w:author="Iago Ferreiro Arias" w:date="2024-11-26T20:25:00Z" w:initials="IF">
    <w:p w14:paraId="049EACAA" w14:textId="4C720D0D" w:rsidR="002C4A4A" w:rsidRDefault="002C4A4A">
      <w:pPr>
        <w:pStyle w:val="CommentText"/>
      </w:pPr>
      <w:r>
        <w:rPr>
          <w:rStyle w:val="CommentReference"/>
        </w:rPr>
        <w:annotationRef/>
      </w:r>
      <w:r>
        <w:t xml:space="preserve">Sergio: I agree. It could be changed to: </w:t>
      </w:r>
      <w:r w:rsidRPr="00091810">
        <w:t xml:space="preserve">Based on data collected from ten individuals, representing the entire Aldabra giant tortoise population on </w:t>
      </w:r>
      <w:r w:rsidRPr="00091810">
        <w:t xml:space="preserve">Aride Island, this reintroduction facilitated the rapid establishment of </w:t>
      </w:r>
      <w:r w:rsidRPr="00091810">
        <w:rPr>
          <w:color w:val="FF0000"/>
        </w:rPr>
        <w:t xml:space="preserve">(new) </w:t>
      </w:r>
      <w:r w:rsidRPr="00091810">
        <w:t>ecological interactions, potentially resembling those present before their extinction around 1840</w:t>
      </w:r>
    </w:p>
  </w:comment>
  <w:comment w:id="202" w:author="Iago Ferreiro" w:date="2024-12-06T15:16:00Z" w:initials="I">
    <w:p w14:paraId="5735AF82" w14:textId="60A37BCF" w:rsidR="002C4A4A" w:rsidRDefault="002C4A4A">
      <w:pPr>
        <w:pStyle w:val="CommentText"/>
      </w:pPr>
      <w:r>
        <w:rPr>
          <w:rStyle w:val="CommentReference"/>
        </w:rPr>
        <w:annotationRef/>
      </w:r>
      <w:r>
        <w:t>This part of the discussion talk about methodological considerations of our study that we have to discuss and acknowledge limitations (pros and cons) rather than keystone individuals</w:t>
      </w:r>
    </w:p>
  </w:comment>
  <w:comment w:id="211" w:author="Iago Ferreiro" w:date="2024-12-06T15:18:00Z" w:initials="I">
    <w:p w14:paraId="7CA73888" w14:textId="61930C3D" w:rsidR="002C4A4A" w:rsidRDefault="002C4A4A" w:rsidP="00A83826">
      <w:pPr>
        <w:pStyle w:val="CommentText"/>
        <w:spacing w:line="480" w:lineRule="auto"/>
      </w:pPr>
      <w:r>
        <w:rPr>
          <w:rStyle w:val="CommentReference"/>
        </w:rPr>
        <w:annotationRef/>
      </w:r>
      <w:r>
        <w:t>I would not state this based on interaction accumulation curves. Although it is true that in 2 months, you achieved to reach an asymptote, this value is probably higher taking into account the phenology of the species present on the island. I keep saying that would be good to have a Gant chart of phenology regarding fruiting season, as this can give you a better perspective of what are you missing. Not so important for browsing and grazing I would say. We can send the manuscript like this but consider it for the revision. @Sergio</w:t>
      </w:r>
    </w:p>
  </w:comment>
  <w:comment w:id="243" w:author="Iago Ferreiro" w:date="2024-12-06T15:22:00Z" w:initials="I">
    <w:p w14:paraId="3728D43D" w14:textId="66403242" w:rsidR="002C4A4A" w:rsidRDefault="002C4A4A">
      <w:pPr>
        <w:pStyle w:val="CommentText"/>
      </w:pPr>
      <w:r>
        <w:rPr>
          <w:rStyle w:val="CommentReference"/>
        </w:rPr>
        <w:annotationRef/>
      </w:r>
      <w:r>
        <w:t>This should be merged in a single paragraph</w:t>
      </w:r>
    </w:p>
  </w:comment>
  <w:comment w:id="256" w:author="Iago Ferreiro Arias" w:date="2024-11-26T20:32:00Z" w:initials="IF">
    <w:p w14:paraId="0018FD27" w14:textId="0AFBCACD" w:rsidR="002C4A4A" w:rsidRDefault="002C4A4A">
      <w:pPr>
        <w:pStyle w:val="CommentText"/>
      </w:pPr>
      <w:r>
        <w:rPr>
          <w:rStyle w:val="CommentReference"/>
        </w:rPr>
        <w:annotationRef/>
      </w:r>
      <w:r>
        <w:t>Sergio: I think this sentence could be replace and instead include: their ecological significance in the ecosystem?</w:t>
      </w:r>
    </w:p>
  </w:comment>
  <w:comment w:id="257" w:author="Iago Ferreiro" w:date="2024-12-06T15:26:00Z" w:initials="I">
    <w:p w14:paraId="379B09D8" w14:textId="4F8FE941" w:rsidR="002C4A4A" w:rsidRDefault="002C4A4A">
      <w:pPr>
        <w:pStyle w:val="CommentText"/>
      </w:pPr>
      <w:r>
        <w:rPr>
          <w:rStyle w:val="CommentReference"/>
        </w:rPr>
        <w:annotationRef/>
      </w:r>
      <w:r>
        <w:t xml:space="preserve">I would delete it to start the paragraph with </w:t>
      </w:r>
      <w:r>
        <w:t>a introductory sentence with one of the main results of the manuscript</w:t>
      </w:r>
    </w:p>
  </w:comment>
  <w:comment w:id="270" w:author="Iago Ferreiro Arias" w:date="2024-11-26T20:34:00Z" w:initials="IF">
    <w:p w14:paraId="0FE9E4BB" w14:textId="6C781009" w:rsidR="002C4A4A" w:rsidRDefault="002C4A4A">
      <w:pPr>
        <w:pStyle w:val="CommentText"/>
      </w:pPr>
      <w:r>
        <w:rPr>
          <w:rStyle w:val="CommentReference"/>
        </w:rPr>
        <w:annotationRef/>
      </w:r>
      <w:r>
        <w:t>Sergio: I am not sure about this sentence. I think it can make noise and we do not have evidence to prove this might happen or if it is true</w:t>
      </w:r>
    </w:p>
  </w:comment>
  <w:comment w:id="271" w:author="Iago Ferreiro" w:date="2024-12-06T15:28:00Z" w:initials="I">
    <w:p w14:paraId="5FBA8C03" w14:textId="57B04C35" w:rsidR="002C4A4A" w:rsidRDefault="002C4A4A">
      <w:pPr>
        <w:pStyle w:val="CommentText"/>
      </w:pPr>
      <w:r>
        <w:rPr>
          <w:rStyle w:val="CommentReference"/>
        </w:rPr>
        <w:annotationRef/>
      </w:r>
      <w:r>
        <w:t>I agree, this sentence is not well positioned in this part of the discussion</w:t>
      </w:r>
    </w:p>
  </w:comment>
  <w:comment w:id="288" w:author="Iago Ferreiro Arias" w:date="2024-11-26T20:35:00Z" w:initials="IF">
    <w:p w14:paraId="3D00169D" w14:textId="2B442979" w:rsidR="002C4A4A" w:rsidRDefault="002C4A4A">
      <w:pPr>
        <w:pStyle w:val="CommentText"/>
      </w:pPr>
      <w:r>
        <w:rPr>
          <w:rStyle w:val="CommentReference"/>
        </w:rPr>
        <w:annotationRef/>
      </w:r>
      <w:r>
        <w:t xml:space="preserve">Sergio: I am not sure about this title. Why “dangerous” for a native plant like Pisonia </w:t>
      </w:r>
      <w:r>
        <w:t>grandis? Perhaps control of overproduction of seeds or something related, even though we cannot prove it</w:t>
      </w:r>
    </w:p>
  </w:comment>
  <w:comment w:id="289" w:author="Iago Ferreiro" w:date="2024-12-06T15:36:00Z" w:initials="I">
    <w:p w14:paraId="0F67B9C8" w14:textId="5FB94DD5" w:rsidR="002C4A4A" w:rsidRDefault="002C4A4A">
      <w:pPr>
        <w:pStyle w:val="CommentText"/>
      </w:pPr>
      <w:r>
        <w:rPr>
          <w:rStyle w:val="CommentReference"/>
        </w:rPr>
        <w:annotationRef/>
      </w:r>
      <w:r>
        <w:t>I agree, we can discuss it in the part of beneficial seed dispersal and browsing and grazing as it is an indirect and not tested effect of the reestablishment of ecological interactions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80D452F" w15:done="0"/>
  <w15:commentEx w15:paraId="53955A63" w15:done="0"/>
  <w15:commentEx w15:paraId="5C99F610" w15:done="0"/>
  <w15:commentEx w15:paraId="6EB33514" w15:done="0"/>
  <w15:commentEx w15:paraId="21CEEBF9" w15:done="0"/>
  <w15:commentEx w15:paraId="1478882B" w15:paraIdParent="21CEEBF9" w15:done="0"/>
  <w15:commentEx w15:paraId="5A42D811" w15:paraIdParent="21CEEBF9" w15:done="0"/>
  <w15:commentEx w15:paraId="2A10329D" w15:done="0"/>
  <w15:commentEx w15:paraId="4E1AC455" w15:done="0"/>
  <w15:commentEx w15:paraId="34F00914" w15:paraIdParent="4E1AC455" w15:done="0"/>
  <w15:commentEx w15:paraId="5B64FD54" w15:done="0"/>
  <w15:commentEx w15:paraId="2B43D78E" w15:paraIdParent="5B64FD54" w15:done="0"/>
  <w15:commentEx w15:paraId="77AB3978" w15:done="0"/>
  <w15:commentEx w15:paraId="238326D7" w15:done="0"/>
  <w15:commentEx w15:paraId="52E0FE8A" w15:done="0"/>
  <w15:commentEx w15:paraId="03E3EBD7" w15:paraIdParent="52E0FE8A" w15:done="0"/>
  <w15:commentEx w15:paraId="3C873514" w15:done="0"/>
  <w15:commentEx w15:paraId="049EACAA" w15:paraIdParent="3C873514" w15:done="0"/>
  <w15:commentEx w15:paraId="5735AF82" w15:done="0"/>
  <w15:commentEx w15:paraId="7CA73888" w15:done="0"/>
  <w15:commentEx w15:paraId="3728D43D" w15:done="0"/>
  <w15:commentEx w15:paraId="0018FD27" w15:done="0"/>
  <w15:commentEx w15:paraId="379B09D8" w15:paraIdParent="0018FD27" w15:done="0"/>
  <w15:commentEx w15:paraId="0FE9E4BB" w15:done="0"/>
  <w15:commentEx w15:paraId="5FBA8C03" w15:paraIdParent="0FE9E4BB" w15:done="0"/>
  <w15:commentEx w15:paraId="3D00169D" w15:done="0"/>
  <w15:commentEx w15:paraId="0F67B9C8" w15:paraIdParent="3D0016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80D452F" w16cid:durableId="080D452F"/>
  <w16cid:commentId w16cid:paraId="53955A63" w16cid:durableId="2AFD9FEF"/>
  <w16cid:commentId w16cid:paraId="5C99F610" w16cid:durableId="2D8EF9DC"/>
  <w16cid:commentId w16cid:paraId="6EB33514" w16cid:durableId="40B72FEE"/>
  <w16cid:commentId w16cid:paraId="21CEEBF9" w16cid:durableId="233C99D0"/>
  <w16cid:commentId w16cid:paraId="1478882B" w16cid:durableId="30111EA2"/>
  <w16cid:commentId w16cid:paraId="5A42D811" w16cid:durableId="379C8099"/>
  <w16cid:commentId w16cid:paraId="2A10329D" w16cid:durableId="2AFD5D95"/>
  <w16cid:commentId w16cid:paraId="4E1AC455" w16cid:durableId="5C6C04FD"/>
  <w16cid:commentId w16cid:paraId="34F00914" w16cid:durableId="2AFD8E78"/>
  <w16cid:commentId w16cid:paraId="5B64FD54" w16cid:durableId="323091BE"/>
  <w16cid:commentId w16cid:paraId="2B43D78E" w16cid:durableId="2AFD8EAA"/>
  <w16cid:commentId w16cid:paraId="77AB3978" w16cid:durableId="66BF70C3"/>
  <w16cid:commentId w16cid:paraId="238326D7" w16cid:durableId="7A4E7453"/>
  <w16cid:commentId w16cid:paraId="52E0FE8A" w16cid:durableId="783F568E"/>
  <w16cid:commentId w16cid:paraId="03E3EBD7" w16cid:durableId="2AFD92A1"/>
  <w16cid:commentId w16cid:paraId="3C873514" w16cid:durableId="665C79A6"/>
  <w16cid:commentId w16cid:paraId="049EACAA" w16cid:durableId="1A441B03"/>
  <w16cid:commentId w16cid:paraId="5735AF82" w16cid:durableId="2AFD93E1"/>
  <w16cid:commentId w16cid:paraId="7CA73888" w16cid:durableId="2AFD9441"/>
  <w16cid:commentId w16cid:paraId="3728D43D" w16cid:durableId="2AFD9541"/>
  <w16cid:commentId w16cid:paraId="0018FD27" w16cid:durableId="17315525"/>
  <w16cid:commentId w16cid:paraId="379B09D8" w16cid:durableId="2AFD960C"/>
  <w16cid:commentId w16cid:paraId="0FE9E4BB" w16cid:durableId="09F2E592"/>
  <w16cid:commentId w16cid:paraId="5FBA8C03" w16cid:durableId="2AFD96A2"/>
  <w16cid:commentId w16cid:paraId="3D00169D" w16cid:durableId="403C20CD"/>
  <w16cid:commentId w16cid:paraId="0F67B9C8" w16cid:durableId="2AFD98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35F858" w14:textId="77777777" w:rsidR="007808FF" w:rsidRDefault="007808FF" w:rsidP="009F597F">
      <w:r>
        <w:separator/>
      </w:r>
    </w:p>
  </w:endnote>
  <w:endnote w:type="continuationSeparator" w:id="0">
    <w:p w14:paraId="533DF612" w14:textId="77777777" w:rsidR="007808FF" w:rsidRDefault="007808FF" w:rsidP="009F5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2C439" w14:textId="77777777" w:rsidR="007808FF" w:rsidRDefault="007808FF" w:rsidP="009F597F">
      <w:r>
        <w:separator/>
      </w:r>
    </w:p>
  </w:footnote>
  <w:footnote w:type="continuationSeparator" w:id="0">
    <w:p w14:paraId="26F8AD75" w14:textId="77777777" w:rsidR="007808FF" w:rsidRDefault="007808FF" w:rsidP="009F5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750C3B"/>
    <w:multiLevelType w:val="hybridMultilevel"/>
    <w:tmpl w:val="E544F0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2621088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S SA CITES">
    <w15:presenceInfo w15:providerId="None" w15:userId="ES SA CITES"/>
  </w15:person>
  <w15:person w15:author="Iago Ferreiro">
    <w15:presenceInfo w15:providerId="None" w15:userId="Iago Ferreiro"/>
  </w15:person>
  <w15:person w15:author="Iago Ferreiro Arias">
    <w15:presenceInfo w15:providerId="Windows Live" w15:userId="8fb83bfaa567b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42C"/>
    <w:rsid w:val="000006AC"/>
    <w:rsid w:val="0000378E"/>
    <w:rsid w:val="00023EC5"/>
    <w:rsid w:val="00044839"/>
    <w:rsid w:val="00045589"/>
    <w:rsid w:val="00045649"/>
    <w:rsid w:val="0004587B"/>
    <w:rsid w:val="00052A7B"/>
    <w:rsid w:val="00060DC9"/>
    <w:rsid w:val="00062F7A"/>
    <w:rsid w:val="00077020"/>
    <w:rsid w:val="00080FDE"/>
    <w:rsid w:val="00082416"/>
    <w:rsid w:val="00083007"/>
    <w:rsid w:val="00084C52"/>
    <w:rsid w:val="00091810"/>
    <w:rsid w:val="000A0CB1"/>
    <w:rsid w:val="000C0803"/>
    <w:rsid w:val="000C134B"/>
    <w:rsid w:val="000D7EF5"/>
    <w:rsid w:val="000E7BAA"/>
    <w:rsid w:val="000F211A"/>
    <w:rsid w:val="000F28B5"/>
    <w:rsid w:val="000F50B4"/>
    <w:rsid w:val="00104C2D"/>
    <w:rsid w:val="00120BD7"/>
    <w:rsid w:val="00121BD3"/>
    <w:rsid w:val="001352D8"/>
    <w:rsid w:val="001478CC"/>
    <w:rsid w:val="00187452"/>
    <w:rsid w:val="001926F0"/>
    <w:rsid w:val="001A05C5"/>
    <w:rsid w:val="001A409A"/>
    <w:rsid w:val="001A78BD"/>
    <w:rsid w:val="001B0BFA"/>
    <w:rsid w:val="001B29AC"/>
    <w:rsid w:val="001C2967"/>
    <w:rsid w:val="001E5165"/>
    <w:rsid w:val="001F35F0"/>
    <w:rsid w:val="001F3EE4"/>
    <w:rsid w:val="001F7711"/>
    <w:rsid w:val="002130D7"/>
    <w:rsid w:val="002335F1"/>
    <w:rsid w:val="002371E3"/>
    <w:rsid w:val="002423EC"/>
    <w:rsid w:val="002513BF"/>
    <w:rsid w:val="002530C0"/>
    <w:rsid w:val="00254C72"/>
    <w:rsid w:val="00272C41"/>
    <w:rsid w:val="0028254B"/>
    <w:rsid w:val="0029239F"/>
    <w:rsid w:val="002A31E5"/>
    <w:rsid w:val="002C4A4A"/>
    <w:rsid w:val="002C71C9"/>
    <w:rsid w:val="002D10BD"/>
    <w:rsid w:val="00311832"/>
    <w:rsid w:val="00312FD1"/>
    <w:rsid w:val="003331DA"/>
    <w:rsid w:val="00337B40"/>
    <w:rsid w:val="003460F4"/>
    <w:rsid w:val="00364E26"/>
    <w:rsid w:val="003918CD"/>
    <w:rsid w:val="00391F84"/>
    <w:rsid w:val="003A39AA"/>
    <w:rsid w:val="003B0F9D"/>
    <w:rsid w:val="003B6BF7"/>
    <w:rsid w:val="003C709D"/>
    <w:rsid w:val="003D3A29"/>
    <w:rsid w:val="00472E43"/>
    <w:rsid w:val="00475032"/>
    <w:rsid w:val="004803A1"/>
    <w:rsid w:val="00484E52"/>
    <w:rsid w:val="004B2573"/>
    <w:rsid w:val="004B624F"/>
    <w:rsid w:val="004C5BAC"/>
    <w:rsid w:val="004D6896"/>
    <w:rsid w:val="004E0DCD"/>
    <w:rsid w:val="00503F47"/>
    <w:rsid w:val="005078D9"/>
    <w:rsid w:val="00514344"/>
    <w:rsid w:val="00522C41"/>
    <w:rsid w:val="00524737"/>
    <w:rsid w:val="005508F7"/>
    <w:rsid w:val="00552D94"/>
    <w:rsid w:val="00555A2B"/>
    <w:rsid w:val="00563502"/>
    <w:rsid w:val="0056758E"/>
    <w:rsid w:val="00593067"/>
    <w:rsid w:val="00593D79"/>
    <w:rsid w:val="005A77CC"/>
    <w:rsid w:val="005A7D24"/>
    <w:rsid w:val="005C72FE"/>
    <w:rsid w:val="005D0296"/>
    <w:rsid w:val="005E0A7F"/>
    <w:rsid w:val="005E626E"/>
    <w:rsid w:val="00611019"/>
    <w:rsid w:val="00617B7B"/>
    <w:rsid w:val="006206EC"/>
    <w:rsid w:val="006259B4"/>
    <w:rsid w:val="006354DB"/>
    <w:rsid w:val="00646373"/>
    <w:rsid w:val="00652404"/>
    <w:rsid w:val="006620B3"/>
    <w:rsid w:val="00663D84"/>
    <w:rsid w:val="0066660B"/>
    <w:rsid w:val="006754E8"/>
    <w:rsid w:val="0067612F"/>
    <w:rsid w:val="006807B9"/>
    <w:rsid w:val="00685C70"/>
    <w:rsid w:val="00690D9C"/>
    <w:rsid w:val="00691D06"/>
    <w:rsid w:val="006B41D3"/>
    <w:rsid w:val="006C11B9"/>
    <w:rsid w:val="006C6D8B"/>
    <w:rsid w:val="006D04ED"/>
    <w:rsid w:val="006E37A6"/>
    <w:rsid w:val="006F1F3A"/>
    <w:rsid w:val="006F309F"/>
    <w:rsid w:val="00704335"/>
    <w:rsid w:val="00713326"/>
    <w:rsid w:val="00714114"/>
    <w:rsid w:val="0073542C"/>
    <w:rsid w:val="007459A0"/>
    <w:rsid w:val="00746DC9"/>
    <w:rsid w:val="007521F8"/>
    <w:rsid w:val="007543A6"/>
    <w:rsid w:val="00756B73"/>
    <w:rsid w:val="00765C74"/>
    <w:rsid w:val="00772866"/>
    <w:rsid w:val="007808FF"/>
    <w:rsid w:val="00780C28"/>
    <w:rsid w:val="00782FEA"/>
    <w:rsid w:val="0079012B"/>
    <w:rsid w:val="007969A9"/>
    <w:rsid w:val="00797FC9"/>
    <w:rsid w:val="007A79B7"/>
    <w:rsid w:val="007B35C1"/>
    <w:rsid w:val="007D2829"/>
    <w:rsid w:val="007D552A"/>
    <w:rsid w:val="007E4E01"/>
    <w:rsid w:val="007E7219"/>
    <w:rsid w:val="008124F4"/>
    <w:rsid w:val="00821560"/>
    <w:rsid w:val="0083318F"/>
    <w:rsid w:val="00852CF1"/>
    <w:rsid w:val="008553BE"/>
    <w:rsid w:val="00882A23"/>
    <w:rsid w:val="0088318F"/>
    <w:rsid w:val="00883E2B"/>
    <w:rsid w:val="008A5289"/>
    <w:rsid w:val="008A7905"/>
    <w:rsid w:val="008A7C75"/>
    <w:rsid w:val="008B4E6E"/>
    <w:rsid w:val="008B7305"/>
    <w:rsid w:val="00902C69"/>
    <w:rsid w:val="00914F9A"/>
    <w:rsid w:val="0091621D"/>
    <w:rsid w:val="00956AF5"/>
    <w:rsid w:val="009626C7"/>
    <w:rsid w:val="00974B14"/>
    <w:rsid w:val="009937A7"/>
    <w:rsid w:val="009A0BEF"/>
    <w:rsid w:val="009A3825"/>
    <w:rsid w:val="009B1BF0"/>
    <w:rsid w:val="009C1B13"/>
    <w:rsid w:val="009C3E0F"/>
    <w:rsid w:val="009C41FF"/>
    <w:rsid w:val="009C567F"/>
    <w:rsid w:val="009C58F1"/>
    <w:rsid w:val="009C6B52"/>
    <w:rsid w:val="009C79C4"/>
    <w:rsid w:val="009D04FB"/>
    <w:rsid w:val="009D0526"/>
    <w:rsid w:val="009E7216"/>
    <w:rsid w:val="009F597F"/>
    <w:rsid w:val="00A05D16"/>
    <w:rsid w:val="00A148E0"/>
    <w:rsid w:val="00A27F88"/>
    <w:rsid w:val="00A310DC"/>
    <w:rsid w:val="00A3701E"/>
    <w:rsid w:val="00A724F9"/>
    <w:rsid w:val="00A726E8"/>
    <w:rsid w:val="00A81C32"/>
    <w:rsid w:val="00A83826"/>
    <w:rsid w:val="00A8760A"/>
    <w:rsid w:val="00A923C2"/>
    <w:rsid w:val="00A929C2"/>
    <w:rsid w:val="00AC50FF"/>
    <w:rsid w:val="00AD079F"/>
    <w:rsid w:val="00AF0A83"/>
    <w:rsid w:val="00AF1F4F"/>
    <w:rsid w:val="00B17F59"/>
    <w:rsid w:val="00B212E8"/>
    <w:rsid w:val="00B30378"/>
    <w:rsid w:val="00B60571"/>
    <w:rsid w:val="00B609FB"/>
    <w:rsid w:val="00B748E7"/>
    <w:rsid w:val="00B920C7"/>
    <w:rsid w:val="00BA196A"/>
    <w:rsid w:val="00BB0B37"/>
    <w:rsid w:val="00BC2911"/>
    <w:rsid w:val="00BC3768"/>
    <w:rsid w:val="00BC7755"/>
    <w:rsid w:val="00BD55AE"/>
    <w:rsid w:val="00BE670B"/>
    <w:rsid w:val="00BF6AEB"/>
    <w:rsid w:val="00BF6C4E"/>
    <w:rsid w:val="00C20000"/>
    <w:rsid w:val="00C407F5"/>
    <w:rsid w:val="00C42F6A"/>
    <w:rsid w:val="00C47EAB"/>
    <w:rsid w:val="00C547EF"/>
    <w:rsid w:val="00C75517"/>
    <w:rsid w:val="00C808F6"/>
    <w:rsid w:val="00C82E0D"/>
    <w:rsid w:val="00CA7B2A"/>
    <w:rsid w:val="00CB142A"/>
    <w:rsid w:val="00CD6AA9"/>
    <w:rsid w:val="00CE39A9"/>
    <w:rsid w:val="00CF3B24"/>
    <w:rsid w:val="00D03E46"/>
    <w:rsid w:val="00D4618C"/>
    <w:rsid w:val="00D56EA9"/>
    <w:rsid w:val="00D65582"/>
    <w:rsid w:val="00D673D6"/>
    <w:rsid w:val="00D676B4"/>
    <w:rsid w:val="00D720EB"/>
    <w:rsid w:val="00D7245D"/>
    <w:rsid w:val="00D73667"/>
    <w:rsid w:val="00D83686"/>
    <w:rsid w:val="00D86EB2"/>
    <w:rsid w:val="00D86EEF"/>
    <w:rsid w:val="00D92117"/>
    <w:rsid w:val="00DC2588"/>
    <w:rsid w:val="00DD0ED5"/>
    <w:rsid w:val="00DD6521"/>
    <w:rsid w:val="00DD68B1"/>
    <w:rsid w:val="00DE1E51"/>
    <w:rsid w:val="00E12392"/>
    <w:rsid w:val="00E14549"/>
    <w:rsid w:val="00E24006"/>
    <w:rsid w:val="00E276CA"/>
    <w:rsid w:val="00E451CB"/>
    <w:rsid w:val="00E500E3"/>
    <w:rsid w:val="00E50205"/>
    <w:rsid w:val="00E51C5F"/>
    <w:rsid w:val="00E558B8"/>
    <w:rsid w:val="00E6477F"/>
    <w:rsid w:val="00E647F6"/>
    <w:rsid w:val="00E7018C"/>
    <w:rsid w:val="00E81FE8"/>
    <w:rsid w:val="00E837EA"/>
    <w:rsid w:val="00E957C8"/>
    <w:rsid w:val="00E96184"/>
    <w:rsid w:val="00EA4A86"/>
    <w:rsid w:val="00EC08D9"/>
    <w:rsid w:val="00EC2DEA"/>
    <w:rsid w:val="00ED3832"/>
    <w:rsid w:val="00ED3EED"/>
    <w:rsid w:val="00ED566B"/>
    <w:rsid w:val="00EE05A5"/>
    <w:rsid w:val="00EE6BF5"/>
    <w:rsid w:val="00EF02C0"/>
    <w:rsid w:val="00EF6A58"/>
    <w:rsid w:val="00F11956"/>
    <w:rsid w:val="00F12CDD"/>
    <w:rsid w:val="00F23D0C"/>
    <w:rsid w:val="00F31CE4"/>
    <w:rsid w:val="00F44A95"/>
    <w:rsid w:val="00F4516D"/>
    <w:rsid w:val="00F57EDF"/>
    <w:rsid w:val="00F61287"/>
    <w:rsid w:val="00F62830"/>
    <w:rsid w:val="00F7194A"/>
    <w:rsid w:val="00F741D5"/>
    <w:rsid w:val="00F857F5"/>
    <w:rsid w:val="00F923BE"/>
    <w:rsid w:val="00F975F7"/>
    <w:rsid w:val="00FA3680"/>
    <w:rsid w:val="00FB7A53"/>
    <w:rsid w:val="00FC046B"/>
    <w:rsid w:val="00FC7EEE"/>
    <w:rsid w:val="00FD001A"/>
    <w:rsid w:val="00FD0326"/>
    <w:rsid w:val="00FE5DB2"/>
    <w:rsid w:val="00FF2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51CC"/>
  <w15:chartTrackingRefBased/>
  <w15:docId w15:val="{1FB549BA-32FE-C940-B8A2-5001C73E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624F"/>
    <w:rPr>
      <w:color w:val="0563C1" w:themeColor="hyperlink"/>
      <w:u w:val="single"/>
    </w:rPr>
  </w:style>
  <w:style w:type="character" w:customStyle="1" w:styleId="Mencinsinresolver1">
    <w:name w:val="Mención sin resolver1"/>
    <w:basedOn w:val="DefaultParagraphFont"/>
    <w:uiPriority w:val="99"/>
    <w:semiHidden/>
    <w:unhideWhenUsed/>
    <w:rsid w:val="004B624F"/>
    <w:rPr>
      <w:color w:val="605E5C"/>
      <w:shd w:val="clear" w:color="auto" w:fill="E1DFDD"/>
    </w:rPr>
  </w:style>
  <w:style w:type="paragraph" w:styleId="ListParagraph">
    <w:name w:val="List Paragraph"/>
    <w:basedOn w:val="Normal"/>
    <w:uiPriority w:val="34"/>
    <w:qFormat/>
    <w:rsid w:val="004B624F"/>
    <w:pPr>
      <w:ind w:left="720"/>
      <w:contextualSpacing/>
    </w:pPr>
  </w:style>
  <w:style w:type="character" w:styleId="LineNumber">
    <w:name w:val="line number"/>
    <w:basedOn w:val="DefaultParagraphFont"/>
    <w:uiPriority w:val="99"/>
    <w:semiHidden/>
    <w:unhideWhenUsed/>
    <w:rsid w:val="00BF6C4E"/>
  </w:style>
  <w:style w:type="paragraph" w:styleId="NormalWeb">
    <w:name w:val="Normal (Web)"/>
    <w:basedOn w:val="Normal"/>
    <w:uiPriority w:val="99"/>
    <w:semiHidden/>
    <w:unhideWhenUsed/>
    <w:rsid w:val="00E24006"/>
    <w:rPr>
      <w:rFonts w:ascii="Times New Roman" w:hAnsi="Times New Roman" w:cs="Times New Roman"/>
    </w:rPr>
  </w:style>
  <w:style w:type="paragraph" w:styleId="Bibliography">
    <w:name w:val="Bibliography"/>
    <w:basedOn w:val="Normal"/>
    <w:next w:val="Normal"/>
    <w:uiPriority w:val="37"/>
    <w:unhideWhenUsed/>
    <w:rsid w:val="003D3A29"/>
    <w:pPr>
      <w:ind w:left="720" w:hanging="720"/>
    </w:pPr>
  </w:style>
  <w:style w:type="paragraph" w:styleId="Header">
    <w:name w:val="header"/>
    <w:basedOn w:val="Normal"/>
    <w:link w:val="HeaderChar"/>
    <w:uiPriority w:val="99"/>
    <w:unhideWhenUsed/>
    <w:rsid w:val="009F597F"/>
    <w:pPr>
      <w:tabs>
        <w:tab w:val="center" w:pos="4252"/>
        <w:tab w:val="right" w:pos="8504"/>
      </w:tabs>
    </w:pPr>
  </w:style>
  <w:style w:type="character" w:customStyle="1" w:styleId="HeaderChar">
    <w:name w:val="Header Char"/>
    <w:basedOn w:val="DefaultParagraphFont"/>
    <w:link w:val="Header"/>
    <w:uiPriority w:val="99"/>
    <w:rsid w:val="009F597F"/>
    <w:rPr>
      <w:lang w:val="en-GB"/>
    </w:rPr>
  </w:style>
  <w:style w:type="paragraph" w:styleId="Footer">
    <w:name w:val="footer"/>
    <w:basedOn w:val="Normal"/>
    <w:link w:val="FooterChar"/>
    <w:uiPriority w:val="99"/>
    <w:unhideWhenUsed/>
    <w:rsid w:val="009F597F"/>
    <w:pPr>
      <w:tabs>
        <w:tab w:val="center" w:pos="4252"/>
        <w:tab w:val="right" w:pos="8504"/>
      </w:tabs>
    </w:pPr>
  </w:style>
  <w:style w:type="character" w:customStyle="1" w:styleId="FooterChar">
    <w:name w:val="Footer Char"/>
    <w:basedOn w:val="DefaultParagraphFont"/>
    <w:link w:val="Footer"/>
    <w:uiPriority w:val="99"/>
    <w:rsid w:val="009F597F"/>
    <w:rPr>
      <w:lang w:val="en-GB"/>
    </w:rPr>
  </w:style>
  <w:style w:type="character" w:styleId="FollowedHyperlink">
    <w:name w:val="FollowedHyperlink"/>
    <w:basedOn w:val="DefaultParagraphFont"/>
    <w:uiPriority w:val="99"/>
    <w:semiHidden/>
    <w:unhideWhenUsed/>
    <w:rsid w:val="00104C2D"/>
    <w:rPr>
      <w:color w:val="954F72" w:themeColor="followedHyperlink"/>
      <w:u w:val="single"/>
    </w:rPr>
  </w:style>
  <w:style w:type="character" w:styleId="CommentReference">
    <w:name w:val="annotation reference"/>
    <w:basedOn w:val="DefaultParagraphFont"/>
    <w:uiPriority w:val="99"/>
    <w:semiHidden/>
    <w:unhideWhenUsed/>
    <w:rsid w:val="00C407F5"/>
    <w:rPr>
      <w:sz w:val="16"/>
      <w:szCs w:val="16"/>
    </w:rPr>
  </w:style>
  <w:style w:type="paragraph" w:styleId="CommentText">
    <w:name w:val="annotation text"/>
    <w:basedOn w:val="Normal"/>
    <w:link w:val="CommentTextChar"/>
    <w:uiPriority w:val="99"/>
    <w:unhideWhenUsed/>
    <w:rsid w:val="00C407F5"/>
    <w:rPr>
      <w:sz w:val="20"/>
      <w:szCs w:val="20"/>
    </w:rPr>
  </w:style>
  <w:style w:type="character" w:customStyle="1" w:styleId="CommentTextChar">
    <w:name w:val="Comment Text Char"/>
    <w:basedOn w:val="DefaultParagraphFont"/>
    <w:link w:val="CommentText"/>
    <w:uiPriority w:val="99"/>
    <w:rsid w:val="00C407F5"/>
    <w:rPr>
      <w:sz w:val="20"/>
      <w:szCs w:val="20"/>
      <w:lang w:val="en-GB"/>
    </w:rPr>
  </w:style>
  <w:style w:type="paragraph" w:styleId="CommentSubject">
    <w:name w:val="annotation subject"/>
    <w:basedOn w:val="CommentText"/>
    <w:next w:val="CommentText"/>
    <w:link w:val="CommentSubjectChar"/>
    <w:uiPriority w:val="99"/>
    <w:semiHidden/>
    <w:unhideWhenUsed/>
    <w:rsid w:val="00C407F5"/>
    <w:rPr>
      <w:b/>
      <w:bCs/>
    </w:rPr>
  </w:style>
  <w:style w:type="character" w:customStyle="1" w:styleId="CommentSubjectChar">
    <w:name w:val="Comment Subject Char"/>
    <w:basedOn w:val="CommentTextChar"/>
    <w:link w:val="CommentSubject"/>
    <w:uiPriority w:val="99"/>
    <w:semiHidden/>
    <w:rsid w:val="00C407F5"/>
    <w:rPr>
      <w:b/>
      <w:bCs/>
      <w:sz w:val="20"/>
      <w:szCs w:val="20"/>
      <w:lang w:val="en-GB"/>
    </w:rPr>
  </w:style>
  <w:style w:type="paragraph" w:styleId="BalloonText">
    <w:name w:val="Balloon Text"/>
    <w:basedOn w:val="Normal"/>
    <w:link w:val="BalloonTextChar"/>
    <w:uiPriority w:val="99"/>
    <w:semiHidden/>
    <w:unhideWhenUsed/>
    <w:rsid w:val="00C407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7F5"/>
    <w:rPr>
      <w:rFonts w:ascii="Segoe UI" w:hAnsi="Segoe UI" w:cs="Segoe UI"/>
      <w:sz w:val="18"/>
      <w:szCs w:val="18"/>
      <w:lang w:val="en-GB"/>
    </w:rPr>
  </w:style>
  <w:style w:type="paragraph" w:styleId="Revision">
    <w:name w:val="Revision"/>
    <w:hidden/>
    <w:uiPriority w:val="99"/>
    <w:semiHidden/>
    <w:rsid w:val="00E7018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59908">
      <w:bodyDiv w:val="1"/>
      <w:marLeft w:val="0"/>
      <w:marRight w:val="0"/>
      <w:marTop w:val="0"/>
      <w:marBottom w:val="0"/>
      <w:divBdr>
        <w:top w:val="none" w:sz="0" w:space="0" w:color="auto"/>
        <w:left w:val="none" w:sz="0" w:space="0" w:color="auto"/>
        <w:bottom w:val="none" w:sz="0" w:space="0" w:color="auto"/>
        <w:right w:val="none" w:sz="0" w:space="0" w:color="auto"/>
      </w:divBdr>
    </w:div>
    <w:div w:id="84153007">
      <w:bodyDiv w:val="1"/>
      <w:marLeft w:val="0"/>
      <w:marRight w:val="0"/>
      <w:marTop w:val="0"/>
      <w:marBottom w:val="0"/>
      <w:divBdr>
        <w:top w:val="none" w:sz="0" w:space="0" w:color="auto"/>
        <w:left w:val="none" w:sz="0" w:space="0" w:color="auto"/>
        <w:bottom w:val="none" w:sz="0" w:space="0" w:color="auto"/>
        <w:right w:val="none" w:sz="0" w:space="0" w:color="auto"/>
      </w:divBdr>
    </w:div>
    <w:div w:id="160241309">
      <w:bodyDiv w:val="1"/>
      <w:marLeft w:val="0"/>
      <w:marRight w:val="0"/>
      <w:marTop w:val="0"/>
      <w:marBottom w:val="0"/>
      <w:divBdr>
        <w:top w:val="none" w:sz="0" w:space="0" w:color="auto"/>
        <w:left w:val="none" w:sz="0" w:space="0" w:color="auto"/>
        <w:bottom w:val="none" w:sz="0" w:space="0" w:color="auto"/>
        <w:right w:val="none" w:sz="0" w:space="0" w:color="auto"/>
      </w:divBdr>
    </w:div>
    <w:div w:id="287324880">
      <w:bodyDiv w:val="1"/>
      <w:marLeft w:val="0"/>
      <w:marRight w:val="0"/>
      <w:marTop w:val="0"/>
      <w:marBottom w:val="0"/>
      <w:divBdr>
        <w:top w:val="none" w:sz="0" w:space="0" w:color="auto"/>
        <w:left w:val="none" w:sz="0" w:space="0" w:color="auto"/>
        <w:bottom w:val="none" w:sz="0" w:space="0" w:color="auto"/>
        <w:right w:val="none" w:sz="0" w:space="0" w:color="auto"/>
      </w:divBdr>
      <w:divsChild>
        <w:div w:id="800541995">
          <w:marLeft w:val="0"/>
          <w:marRight w:val="0"/>
          <w:marTop w:val="0"/>
          <w:marBottom w:val="0"/>
          <w:divBdr>
            <w:top w:val="none" w:sz="0" w:space="0" w:color="auto"/>
            <w:left w:val="none" w:sz="0" w:space="0" w:color="auto"/>
            <w:bottom w:val="none" w:sz="0" w:space="0" w:color="auto"/>
            <w:right w:val="none" w:sz="0" w:space="0" w:color="auto"/>
          </w:divBdr>
          <w:divsChild>
            <w:div w:id="142284906">
              <w:marLeft w:val="0"/>
              <w:marRight w:val="0"/>
              <w:marTop w:val="0"/>
              <w:marBottom w:val="0"/>
              <w:divBdr>
                <w:top w:val="none" w:sz="0" w:space="0" w:color="auto"/>
                <w:left w:val="none" w:sz="0" w:space="0" w:color="auto"/>
                <w:bottom w:val="none" w:sz="0" w:space="0" w:color="auto"/>
                <w:right w:val="none" w:sz="0" w:space="0" w:color="auto"/>
              </w:divBdr>
              <w:divsChild>
                <w:div w:id="1415467331">
                  <w:marLeft w:val="0"/>
                  <w:marRight w:val="0"/>
                  <w:marTop w:val="0"/>
                  <w:marBottom w:val="0"/>
                  <w:divBdr>
                    <w:top w:val="none" w:sz="0" w:space="0" w:color="auto"/>
                    <w:left w:val="none" w:sz="0" w:space="0" w:color="auto"/>
                    <w:bottom w:val="none" w:sz="0" w:space="0" w:color="auto"/>
                    <w:right w:val="none" w:sz="0" w:space="0" w:color="auto"/>
                  </w:divBdr>
                  <w:divsChild>
                    <w:div w:id="318121271">
                      <w:marLeft w:val="0"/>
                      <w:marRight w:val="0"/>
                      <w:marTop w:val="0"/>
                      <w:marBottom w:val="0"/>
                      <w:divBdr>
                        <w:top w:val="none" w:sz="0" w:space="0" w:color="auto"/>
                        <w:left w:val="none" w:sz="0" w:space="0" w:color="auto"/>
                        <w:bottom w:val="none" w:sz="0" w:space="0" w:color="auto"/>
                        <w:right w:val="none" w:sz="0" w:space="0" w:color="auto"/>
                      </w:divBdr>
                      <w:divsChild>
                        <w:div w:id="576020477">
                          <w:marLeft w:val="0"/>
                          <w:marRight w:val="0"/>
                          <w:marTop w:val="0"/>
                          <w:marBottom w:val="0"/>
                          <w:divBdr>
                            <w:top w:val="none" w:sz="0" w:space="0" w:color="auto"/>
                            <w:left w:val="none" w:sz="0" w:space="0" w:color="auto"/>
                            <w:bottom w:val="none" w:sz="0" w:space="0" w:color="auto"/>
                            <w:right w:val="none" w:sz="0" w:space="0" w:color="auto"/>
                          </w:divBdr>
                          <w:divsChild>
                            <w:div w:id="8157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100401">
      <w:bodyDiv w:val="1"/>
      <w:marLeft w:val="0"/>
      <w:marRight w:val="0"/>
      <w:marTop w:val="0"/>
      <w:marBottom w:val="0"/>
      <w:divBdr>
        <w:top w:val="none" w:sz="0" w:space="0" w:color="auto"/>
        <w:left w:val="none" w:sz="0" w:space="0" w:color="auto"/>
        <w:bottom w:val="none" w:sz="0" w:space="0" w:color="auto"/>
        <w:right w:val="none" w:sz="0" w:space="0" w:color="auto"/>
      </w:divBdr>
      <w:divsChild>
        <w:div w:id="185487629">
          <w:marLeft w:val="0"/>
          <w:marRight w:val="0"/>
          <w:marTop w:val="0"/>
          <w:marBottom w:val="0"/>
          <w:divBdr>
            <w:top w:val="none" w:sz="0" w:space="0" w:color="auto"/>
            <w:left w:val="none" w:sz="0" w:space="0" w:color="auto"/>
            <w:bottom w:val="none" w:sz="0" w:space="0" w:color="auto"/>
            <w:right w:val="none" w:sz="0" w:space="0" w:color="auto"/>
          </w:divBdr>
          <w:divsChild>
            <w:div w:id="1585917251">
              <w:marLeft w:val="0"/>
              <w:marRight w:val="0"/>
              <w:marTop w:val="0"/>
              <w:marBottom w:val="0"/>
              <w:divBdr>
                <w:top w:val="none" w:sz="0" w:space="0" w:color="auto"/>
                <w:left w:val="none" w:sz="0" w:space="0" w:color="auto"/>
                <w:bottom w:val="none" w:sz="0" w:space="0" w:color="auto"/>
                <w:right w:val="none" w:sz="0" w:space="0" w:color="auto"/>
              </w:divBdr>
              <w:divsChild>
                <w:div w:id="313721582">
                  <w:marLeft w:val="0"/>
                  <w:marRight w:val="0"/>
                  <w:marTop w:val="0"/>
                  <w:marBottom w:val="0"/>
                  <w:divBdr>
                    <w:top w:val="none" w:sz="0" w:space="0" w:color="auto"/>
                    <w:left w:val="none" w:sz="0" w:space="0" w:color="auto"/>
                    <w:bottom w:val="none" w:sz="0" w:space="0" w:color="auto"/>
                    <w:right w:val="none" w:sz="0" w:space="0" w:color="auto"/>
                  </w:divBdr>
                  <w:divsChild>
                    <w:div w:id="164709394">
                      <w:marLeft w:val="0"/>
                      <w:marRight w:val="0"/>
                      <w:marTop w:val="0"/>
                      <w:marBottom w:val="0"/>
                      <w:divBdr>
                        <w:top w:val="none" w:sz="0" w:space="0" w:color="auto"/>
                        <w:left w:val="none" w:sz="0" w:space="0" w:color="auto"/>
                        <w:bottom w:val="none" w:sz="0" w:space="0" w:color="auto"/>
                        <w:right w:val="none" w:sz="0" w:space="0" w:color="auto"/>
                      </w:divBdr>
                      <w:divsChild>
                        <w:div w:id="27218957">
                          <w:marLeft w:val="0"/>
                          <w:marRight w:val="0"/>
                          <w:marTop w:val="0"/>
                          <w:marBottom w:val="0"/>
                          <w:divBdr>
                            <w:top w:val="none" w:sz="0" w:space="0" w:color="auto"/>
                            <w:left w:val="none" w:sz="0" w:space="0" w:color="auto"/>
                            <w:bottom w:val="none" w:sz="0" w:space="0" w:color="auto"/>
                            <w:right w:val="none" w:sz="0" w:space="0" w:color="auto"/>
                          </w:divBdr>
                          <w:divsChild>
                            <w:div w:id="14599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53679">
      <w:bodyDiv w:val="1"/>
      <w:marLeft w:val="0"/>
      <w:marRight w:val="0"/>
      <w:marTop w:val="0"/>
      <w:marBottom w:val="0"/>
      <w:divBdr>
        <w:top w:val="none" w:sz="0" w:space="0" w:color="auto"/>
        <w:left w:val="none" w:sz="0" w:space="0" w:color="auto"/>
        <w:bottom w:val="none" w:sz="0" w:space="0" w:color="auto"/>
        <w:right w:val="none" w:sz="0" w:space="0" w:color="auto"/>
      </w:divBdr>
    </w:div>
    <w:div w:id="491409590">
      <w:bodyDiv w:val="1"/>
      <w:marLeft w:val="0"/>
      <w:marRight w:val="0"/>
      <w:marTop w:val="0"/>
      <w:marBottom w:val="0"/>
      <w:divBdr>
        <w:top w:val="none" w:sz="0" w:space="0" w:color="auto"/>
        <w:left w:val="none" w:sz="0" w:space="0" w:color="auto"/>
        <w:bottom w:val="none" w:sz="0" w:space="0" w:color="auto"/>
        <w:right w:val="none" w:sz="0" w:space="0" w:color="auto"/>
      </w:divBdr>
    </w:div>
    <w:div w:id="606817827">
      <w:bodyDiv w:val="1"/>
      <w:marLeft w:val="0"/>
      <w:marRight w:val="0"/>
      <w:marTop w:val="0"/>
      <w:marBottom w:val="0"/>
      <w:divBdr>
        <w:top w:val="none" w:sz="0" w:space="0" w:color="auto"/>
        <w:left w:val="none" w:sz="0" w:space="0" w:color="auto"/>
        <w:bottom w:val="none" w:sz="0" w:space="0" w:color="auto"/>
        <w:right w:val="none" w:sz="0" w:space="0" w:color="auto"/>
      </w:divBdr>
      <w:divsChild>
        <w:div w:id="901788189">
          <w:marLeft w:val="0"/>
          <w:marRight w:val="0"/>
          <w:marTop w:val="0"/>
          <w:marBottom w:val="0"/>
          <w:divBdr>
            <w:top w:val="none" w:sz="0" w:space="0" w:color="auto"/>
            <w:left w:val="none" w:sz="0" w:space="0" w:color="auto"/>
            <w:bottom w:val="none" w:sz="0" w:space="0" w:color="auto"/>
            <w:right w:val="none" w:sz="0" w:space="0" w:color="auto"/>
          </w:divBdr>
          <w:divsChild>
            <w:div w:id="361709070">
              <w:marLeft w:val="0"/>
              <w:marRight w:val="0"/>
              <w:marTop w:val="0"/>
              <w:marBottom w:val="0"/>
              <w:divBdr>
                <w:top w:val="none" w:sz="0" w:space="0" w:color="auto"/>
                <w:left w:val="none" w:sz="0" w:space="0" w:color="auto"/>
                <w:bottom w:val="none" w:sz="0" w:space="0" w:color="auto"/>
                <w:right w:val="none" w:sz="0" w:space="0" w:color="auto"/>
              </w:divBdr>
              <w:divsChild>
                <w:div w:id="165752085">
                  <w:marLeft w:val="0"/>
                  <w:marRight w:val="0"/>
                  <w:marTop w:val="0"/>
                  <w:marBottom w:val="0"/>
                  <w:divBdr>
                    <w:top w:val="none" w:sz="0" w:space="0" w:color="auto"/>
                    <w:left w:val="none" w:sz="0" w:space="0" w:color="auto"/>
                    <w:bottom w:val="none" w:sz="0" w:space="0" w:color="auto"/>
                    <w:right w:val="none" w:sz="0" w:space="0" w:color="auto"/>
                  </w:divBdr>
                  <w:divsChild>
                    <w:div w:id="808327260">
                      <w:marLeft w:val="0"/>
                      <w:marRight w:val="0"/>
                      <w:marTop w:val="0"/>
                      <w:marBottom w:val="0"/>
                      <w:divBdr>
                        <w:top w:val="none" w:sz="0" w:space="0" w:color="auto"/>
                        <w:left w:val="none" w:sz="0" w:space="0" w:color="auto"/>
                        <w:bottom w:val="none" w:sz="0" w:space="0" w:color="auto"/>
                        <w:right w:val="none" w:sz="0" w:space="0" w:color="auto"/>
                      </w:divBdr>
                      <w:divsChild>
                        <w:div w:id="1887833857">
                          <w:marLeft w:val="0"/>
                          <w:marRight w:val="0"/>
                          <w:marTop w:val="0"/>
                          <w:marBottom w:val="0"/>
                          <w:divBdr>
                            <w:top w:val="none" w:sz="0" w:space="0" w:color="auto"/>
                            <w:left w:val="none" w:sz="0" w:space="0" w:color="auto"/>
                            <w:bottom w:val="none" w:sz="0" w:space="0" w:color="auto"/>
                            <w:right w:val="none" w:sz="0" w:space="0" w:color="auto"/>
                          </w:divBdr>
                          <w:divsChild>
                            <w:div w:id="4273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560393">
      <w:bodyDiv w:val="1"/>
      <w:marLeft w:val="0"/>
      <w:marRight w:val="0"/>
      <w:marTop w:val="0"/>
      <w:marBottom w:val="0"/>
      <w:divBdr>
        <w:top w:val="none" w:sz="0" w:space="0" w:color="auto"/>
        <w:left w:val="none" w:sz="0" w:space="0" w:color="auto"/>
        <w:bottom w:val="none" w:sz="0" w:space="0" w:color="auto"/>
        <w:right w:val="none" w:sz="0" w:space="0" w:color="auto"/>
      </w:divBdr>
    </w:div>
    <w:div w:id="638071432">
      <w:bodyDiv w:val="1"/>
      <w:marLeft w:val="0"/>
      <w:marRight w:val="0"/>
      <w:marTop w:val="0"/>
      <w:marBottom w:val="0"/>
      <w:divBdr>
        <w:top w:val="none" w:sz="0" w:space="0" w:color="auto"/>
        <w:left w:val="none" w:sz="0" w:space="0" w:color="auto"/>
        <w:bottom w:val="none" w:sz="0" w:space="0" w:color="auto"/>
        <w:right w:val="none" w:sz="0" w:space="0" w:color="auto"/>
      </w:divBdr>
    </w:div>
    <w:div w:id="677931694">
      <w:bodyDiv w:val="1"/>
      <w:marLeft w:val="0"/>
      <w:marRight w:val="0"/>
      <w:marTop w:val="0"/>
      <w:marBottom w:val="0"/>
      <w:divBdr>
        <w:top w:val="none" w:sz="0" w:space="0" w:color="auto"/>
        <w:left w:val="none" w:sz="0" w:space="0" w:color="auto"/>
        <w:bottom w:val="none" w:sz="0" w:space="0" w:color="auto"/>
        <w:right w:val="none" w:sz="0" w:space="0" w:color="auto"/>
      </w:divBdr>
    </w:div>
    <w:div w:id="836772840">
      <w:bodyDiv w:val="1"/>
      <w:marLeft w:val="0"/>
      <w:marRight w:val="0"/>
      <w:marTop w:val="0"/>
      <w:marBottom w:val="0"/>
      <w:divBdr>
        <w:top w:val="none" w:sz="0" w:space="0" w:color="auto"/>
        <w:left w:val="none" w:sz="0" w:space="0" w:color="auto"/>
        <w:bottom w:val="none" w:sz="0" w:space="0" w:color="auto"/>
        <w:right w:val="none" w:sz="0" w:space="0" w:color="auto"/>
      </w:divBdr>
    </w:div>
    <w:div w:id="905608650">
      <w:bodyDiv w:val="1"/>
      <w:marLeft w:val="0"/>
      <w:marRight w:val="0"/>
      <w:marTop w:val="0"/>
      <w:marBottom w:val="0"/>
      <w:divBdr>
        <w:top w:val="none" w:sz="0" w:space="0" w:color="auto"/>
        <w:left w:val="none" w:sz="0" w:space="0" w:color="auto"/>
        <w:bottom w:val="none" w:sz="0" w:space="0" w:color="auto"/>
        <w:right w:val="none" w:sz="0" w:space="0" w:color="auto"/>
      </w:divBdr>
    </w:div>
    <w:div w:id="915090294">
      <w:bodyDiv w:val="1"/>
      <w:marLeft w:val="0"/>
      <w:marRight w:val="0"/>
      <w:marTop w:val="0"/>
      <w:marBottom w:val="0"/>
      <w:divBdr>
        <w:top w:val="none" w:sz="0" w:space="0" w:color="auto"/>
        <w:left w:val="none" w:sz="0" w:space="0" w:color="auto"/>
        <w:bottom w:val="none" w:sz="0" w:space="0" w:color="auto"/>
        <w:right w:val="none" w:sz="0" w:space="0" w:color="auto"/>
      </w:divBdr>
    </w:div>
    <w:div w:id="1002052984">
      <w:bodyDiv w:val="1"/>
      <w:marLeft w:val="0"/>
      <w:marRight w:val="0"/>
      <w:marTop w:val="0"/>
      <w:marBottom w:val="0"/>
      <w:divBdr>
        <w:top w:val="none" w:sz="0" w:space="0" w:color="auto"/>
        <w:left w:val="none" w:sz="0" w:space="0" w:color="auto"/>
        <w:bottom w:val="none" w:sz="0" w:space="0" w:color="auto"/>
        <w:right w:val="none" w:sz="0" w:space="0" w:color="auto"/>
      </w:divBdr>
    </w:div>
    <w:div w:id="1019627252">
      <w:bodyDiv w:val="1"/>
      <w:marLeft w:val="0"/>
      <w:marRight w:val="0"/>
      <w:marTop w:val="0"/>
      <w:marBottom w:val="0"/>
      <w:divBdr>
        <w:top w:val="none" w:sz="0" w:space="0" w:color="auto"/>
        <w:left w:val="none" w:sz="0" w:space="0" w:color="auto"/>
        <w:bottom w:val="none" w:sz="0" w:space="0" w:color="auto"/>
        <w:right w:val="none" w:sz="0" w:space="0" w:color="auto"/>
      </w:divBdr>
    </w:div>
    <w:div w:id="1055668002">
      <w:bodyDiv w:val="1"/>
      <w:marLeft w:val="0"/>
      <w:marRight w:val="0"/>
      <w:marTop w:val="0"/>
      <w:marBottom w:val="0"/>
      <w:divBdr>
        <w:top w:val="none" w:sz="0" w:space="0" w:color="auto"/>
        <w:left w:val="none" w:sz="0" w:space="0" w:color="auto"/>
        <w:bottom w:val="none" w:sz="0" w:space="0" w:color="auto"/>
        <w:right w:val="none" w:sz="0" w:space="0" w:color="auto"/>
      </w:divBdr>
    </w:div>
    <w:div w:id="1068722870">
      <w:bodyDiv w:val="1"/>
      <w:marLeft w:val="0"/>
      <w:marRight w:val="0"/>
      <w:marTop w:val="0"/>
      <w:marBottom w:val="0"/>
      <w:divBdr>
        <w:top w:val="none" w:sz="0" w:space="0" w:color="auto"/>
        <w:left w:val="none" w:sz="0" w:space="0" w:color="auto"/>
        <w:bottom w:val="none" w:sz="0" w:space="0" w:color="auto"/>
        <w:right w:val="none" w:sz="0" w:space="0" w:color="auto"/>
      </w:divBdr>
    </w:div>
    <w:div w:id="1126775715">
      <w:bodyDiv w:val="1"/>
      <w:marLeft w:val="0"/>
      <w:marRight w:val="0"/>
      <w:marTop w:val="0"/>
      <w:marBottom w:val="0"/>
      <w:divBdr>
        <w:top w:val="none" w:sz="0" w:space="0" w:color="auto"/>
        <w:left w:val="none" w:sz="0" w:space="0" w:color="auto"/>
        <w:bottom w:val="none" w:sz="0" w:space="0" w:color="auto"/>
        <w:right w:val="none" w:sz="0" w:space="0" w:color="auto"/>
      </w:divBdr>
    </w:div>
    <w:div w:id="1127316923">
      <w:bodyDiv w:val="1"/>
      <w:marLeft w:val="0"/>
      <w:marRight w:val="0"/>
      <w:marTop w:val="0"/>
      <w:marBottom w:val="0"/>
      <w:divBdr>
        <w:top w:val="none" w:sz="0" w:space="0" w:color="auto"/>
        <w:left w:val="none" w:sz="0" w:space="0" w:color="auto"/>
        <w:bottom w:val="none" w:sz="0" w:space="0" w:color="auto"/>
        <w:right w:val="none" w:sz="0" w:space="0" w:color="auto"/>
      </w:divBdr>
    </w:div>
    <w:div w:id="1136220842">
      <w:bodyDiv w:val="1"/>
      <w:marLeft w:val="0"/>
      <w:marRight w:val="0"/>
      <w:marTop w:val="0"/>
      <w:marBottom w:val="0"/>
      <w:divBdr>
        <w:top w:val="none" w:sz="0" w:space="0" w:color="auto"/>
        <w:left w:val="none" w:sz="0" w:space="0" w:color="auto"/>
        <w:bottom w:val="none" w:sz="0" w:space="0" w:color="auto"/>
        <w:right w:val="none" w:sz="0" w:space="0" w:color="auto"/>
      </w:divBdr>
    </w:div>
    <w:div w:id="1174952551">
      <w:bodyDiv w:val="1"/>
      <w:marLeft w:val="0"/>
      <w:marRight w:val="0"/>
      <w:marTop w:val="0"/>
      <w:marBottom w:val="0"/>
      <w:divBdr>
        <w:top w:val="none" w:sz="0" w:space="0" w:color="auto"/>
        <w:left w:val="none" w:sz="0" w:space="0" w:color="auto"/>
        <w:bottom w:val="none" w:sz="0" w:space="0" w:color="auto"/>
        <w:right w:val="none" w:sz="0" w:space="0" w:color="auto"/>
      </w:divBdr>
    </w:div>
    <w:div w:id="1230119356">
      <w:bodyDiv w:val="1"/>
      <w:marLeft w:val="0"/>
      <w:marRight w:val="0"/>
      <w:marTop w:val="0"/>
      <w:marBottom w:val="0"/>
      <w:divBdr>
        <w:top w:val="none" w:sz="0" w:space="0" w:color="auto"/>
        <w:left w:val="none" w:sz="0" w:space="0" w:color="auto"/>
        <w:bottom w:val="none" w:sz="0" w:space="0" w:color="auto"/>
        <w:right w:val="none" w:sz="0" w:space="0" w:color="auto"/>
      </w:divBdr>
      <w:divsChild>
        <w:div w:id="1381588060">
          <w:marLeft w:val="0"/>
          <w:marRight w:val="0"/>
          <w:marTop w:val="0"/>
          <w:marBottom w:val="0"/>
          <w:divBdr>
            <w:top w:val="none" w:sz="0" w:space="0" w:color="auto"/>
            <w:left w:val="none" w:sz="0" w:space="0" w:color="auto"/>
            <w:bottom w:val="none" w:sz="0" w:space="0" w:color="auto"/>
            <w:right w:val="none" w:sz="0" w:space="0" w:color="auto"/>
          </w:divBdr>
          <w:divsChild>
            <w:div w:id="1025400540">
              <w:marLeft w:val="0"/>
              <w:marRight w:val="0"/>
              <w:marTop w:val="0"/>
              <w:marBottom w:val="0"/>
              <w:divBdr>
                <w:top w:val="none" w:sz="0" w:space="0" w:color="auto"/>
                <w:left w:val="none" w:sz="0" w:space="0" w:color="auto"/>
                <w:bottom w:val="none" w:sz="0" w:space="0" w:color="auto"/>
                <w:right w:val="none" w:sz="0" w:space="0" w:color="auto"/>
              </w:divBdr>
              <w:divsChild>
                <w:div w:id="2007635591">
                  <w:marLeft w:val="0"/>
                  <w:marRight w:val="0"/>
                  <w:marTop w:val="0"/>
                  <w:marBottom w:val="0"/>
                  <w:divBdr>
                    <w:top w:val="none" w:sz="0" w:space="0" w:color="auto"/>
                    <w:left w:val="none" w:sz="0" w:space="0" w:color="auto"/>
                    <w:bottom w:val="none" w:sz="0" w:space="0" w:color="auto"/>
                    <w:right w:val="none" w:sz="0" w:space="0" w:color="auto"/>
                  </w:divBdr>
                  <w:divsChild>
                    <w:div w:id="786199273">
                      <w:marLeft w:val="0"/>
                      <w:marRight w:val="0"/>
                      <w:marTop w:val="0"/>
                      <w:marBottom w:val="0"/>
                      <w:divBdr>
                        <w:top w:val="none" w:sz="0" w:space="0" w:color="auto"/>
                        <w:left w:val="none" w:sz="0" w:space="0" w:color="auto"/>
                        <w:bottom w:val="none" w:sz="0" w:space="0" w:color="auto"/>
                        <w:right w:val="none" w:sz="0" w:space="0" w:color="auto"/>
                      </w:divBdr>
                      <w:divsChild>
                        <w:div w:id="488786437">
                          <w:marLeft w:val="0"/>
                          <w:marRight w:val="0"/>
                          <w:marTop w:val="0"/>
                          <w:marBottom w:val="0"/>
                          <w:divBdr>
                            <w:top w:val="none" w:sz="0" w:space="0" w:color="auto"/>
                            <w:left w:val="none" w:sz="0" w:space="0" w:color="auto"/>
                            <w:bottom w:val="none" w:sz="0" w:space="0" w:color="auto"/>
                            <w:right w:val="none" w:sz="0" w:space="0" w:color="auto"/>
                          </w:divBdr>
                          <w:divsChild>
                            <w:div w:id="69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34400">
      <w:bodyDiv w:val="1"/>
      <w:marLeft w:val="0"/>
      <w:marRight w:val="0"/>
      <w:marTop w:val="0"/>
      <w:marBottom w:val="0"/>
      <w:divBdr>
        <w:top w:val="none" w:sz="0" w:space="0" w:color="auto"/>
        <w:left w:val="none" w:sz="0" w:space="0" w:color="auto"/>
        <w:bottom w:val="none" w:sz="0" w:space="0" w:color="auto"/>
        <w:right w:val="none" w:sz="0" w:space="0" w:color="auto"/>
      </w:divBdr>
      <w:divsChild>
        <w:div w:id="2027756301">
          <w:marLeft w:val="0"/>
          <w:marRight w:val="0"/>
          <w:marTop w:val="0"/>
          <w:marBottom w:val="0"/>
          <w:divBdr>
            <w:top w:val="none" w:sz="0" w:space="0" w:color="auto"/>
            <w:left w:val="none" w:sz="0" w:space="0" w:color="auto"/>
            <w:bottom w:val="none" w:sz="0" w:space="0" w:color="auto"/>
            <w:right w:val="none" w:sz="0" w:space="0" w:color="auto"/>
          </w:divBdr>
          <w:divsChild>
            <w:div w:id="1996376746">
              <w:marLeft w:val="0"/>
              <w:marRight w:val="0"/>
              <w:marTop w:val="0"/>
              <w:marBottom w:val="0"/>
              <w:divBdr>
                <w:top w:val="none" w:sz="0" w:space="0" w:color="auto"/>
                <w:left w:val="none" w:sz="0" w:space="0" w:color="auto"/>
                <w:bottom w:val="none" w:sz="0" w:space="0" w:color="auto"/>
                <w:right w:val="none" w:sz="0" w:space="0" w:color="auto"/>
              </w:divBdr>
              <w:divsChild>
                <w:div w:id="1914655559">
                  <w:marLeft w:val="0"/>
                  <w:marRight w:val="0"/>
                  <w:marTop w:val="0"/>
                  <w:marBottom w:val="0"/>
                  <w:divBdr>
                    <w:top w:val="none" w:sz="0" w:space="0" w:color="auto"/>
                    <w:left w:val="none" w:sz="0" w:space="0" w:color="auto"/>
                    <w:bottom w:val="none" w:sz="0" w:space="0" w:color="auto"/>
                    <w:right w:val="none" w:sz="0" w:space="0" w:color="auto"/>
                  </w:divBdr>
                  <w:divsChild>
                    <w:div w:id="1553805765">
                      <w:marLeft w:val="0"/>
                      <w:marRight w:val="0"/>
                      <w:marTop w:val="0"/>
                      <w:marBottom w:val="0"/>
                      <w:divBdr>
                        <w:top w:val="none" w:sz="0" w:space="0" w:color="auto"/>
                        <w:left w:val="none" w:sz="0" w:space="0" w:color="auto"/>
                        <w:bottom w:val="none" w:sz="0" w:space="0" w:color="auto"/>
                        <w:right w:val="none" w:sz="0" w:space="0" w:color="auto"/>
                      </w:divBdr>
                      <w:divsChild>
                        <w:div w:id="1913537820">
                          <w:marLeft w:val="0"/>
                          <w:marRight w:val="0"/>
                          <w:marTop w:val="0"/>
                          <w:marBottom w:val="0"/>
                          <w:divBdr>
                            <w:top w:val="none" w:sz="0" w:space="0" w:color="auto"/>
                            <w:left w:val="none" w:sz="0" w:space="0" w:color="auto"/>
                            <w:bottom w:val="none" w:sz="0" w:space="0" w:color="auto"/>
                            <w:right w:val="none" w:sz="0" w:space="0" w:color="auto"/>
                          </w:divBdr>
                          <w:divsChild>
                            <w:div w:id="16326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50755">
      <w:bodyDiv w:val="1"/>
      <w:marLeft w:val="0"/>
      <w:marRight w:val="0"/>
      <w:marTop w:val="0"/>
      <w:marBottom w:val="0"/>
      <w:divBdr>
        <w:top w:val="none" w:sz="0" w:space="0" w:color="auto"/>
        <w:left w:val="none" w:sz="0" w:space="0" w:color="auto"/>
        <w:bottom w:val="none" w:sz="0" w:space="0" w:color="auto"/>
        <w:right w:val="none" w:sz="0" w:space="0" w:color="auto"/>
      </w:divBdr>
    </w:div>
    <w:div w:id="1484397113">
      <w:bodyDiv w:val="1"/>
      <w:marLeft w:val="0"/>
      <w:marRight w:val="0"/>
      <w:marTop w:val="0"/>
      <w:marBottom w:val="0"/>
      <w:divBdr>
        <w:top w:val="none" w:sz="0" w:space="0" w:color="auto"/>
        <w:left w:val="none" w:sz="0" w:space="0" w:color="auto"/>
        <w:bottom w:val="none" w:sz="0" w:space="0" w:color="auto"/>
        <w:right w:val="none" w:sz="0" w:space="0" w:color="auto"/>
      </w:divBdr>
    </w:div>
    <w:div w:id="1504321380">
      <w:bodyDiv w:val="1"/>
      <w:marLeft w:val="0"/>
      <w:marRight w:val="0"/>
      <w:marTop w:val="0"/>
      <w:marBottom w:val="0"/>
      <w:divBdr>
        <w:top w:val="none" w:sz="0" w:space="0" w:color="auto"/>
        <w:left w:val="none" w:sz="0" w:space="0" w:color="auto"/>
        <w:bottom w:val="none" w:sz="0" w:space="0" w:color="auto"/>
        <w:right w:val="none" w:sz="0" w:space="0" w:color="auto"/>
      </w:divBdr>
      <w:divsChild>
        <w:div w:id="828985225">
          <w:marLeft w:val="0"/>
          <w:marRight w:val="0"/>
          <w:marTop w:val="0"/>
          <w:marBottom w:val="0"/>
          <w:divBdr>
            <w:top w:val="none" w:sz="0" w:space="0" w:color="auto"/>
            <w:left w:val="none" w:sz="0" w:space="0" w:color="auto"/>
            <w:bottom w:val="none" w:sz="0" w:space="0" w:color="auto"/>
            <w:right w:val="none" w:sz="0" w:space="0" w:color="auto"/>
          </w:divBdr>
          <w:divsChild>
            <w:div w:id="1440100293">
              <w:marLeft w:val="0"/>
              <w:marRight w:val="0"/>
              <w:marTop w:val="0"/>
              <w:marBottom w:val="0"/>
              <w:divBdr>
                <w:top w:val="none" w:sz="0" w:space="0" w:color="auto"/>
                <w:left w:val="none" w:sz="0" w:space="0" w:color="auto"/>
                <w:bottom w:val="none" w:sz="0" w:space="0" w:color="auto"/>
                <w:right w:val="none" w:sz="0" w:space="0" w:color="auto"/>
              </w:divBdr>
              <w:divsChild>
                <w:div w:id="2057854147">
                  <w:marLeft w:val="0"/>
                  <w:marRight w:val="0"/>
                  <w:marTop w:val="0"/>
                  <w:marBottom w:val="0"/>
                  <w:divBdr>
                    <w:top w:val="none" w:sz="0" w:space="0" w:color="auto"/>
                    <w:left w:val="none" w:sz="0" w:space="0" w:color="auto"/>
                    <w:bottom w:val="none" w:sz="0" w:space="0" w:color="auto"/>
                    <w:right w:val="none" w:sz="0" w:space="0" w:color="auto"/>
                  </w:divBdr>
                  <w:divsChild>
                    <w:div w:id="1495414417">
                      <w:marLeft w:val="0"/>
                      <w:marRight w:val="0"/>
                      <w:marTop w:val="0"/>
                      <w:marBottom w:val="0"/>
                      <w:divBdr>
                        <w:top w:val="none" w:sz="0" w:space="0" w:color="auto"/>
                        <w:left w:val="none" w:sz="0" w:space="0" w:color="auto"/>
                        <w:bottom w:val="none" w:sz="0" w:space="0" w:color="auto"/>
                        <w:right w:val="none" w:sz="0" w:space="0" w:color="auto"/>
                      </w:divBdr>
                      <w:divsChild>
                        <w:div w:id="28143709">
                          <w:marLeft w:val="0"/>
                          <w:marRight w:val="0"/>
                          <w:marTop w:val="0"/>
                          <w:marBottom w:val="0"/>
                          <w:divBdr>
                            <w:top w:val="none" w:sz="0" w:space="0" w:color="auto"/>
                            <w:left w:val="none" w:sz="0" w:space="0" w:color="auto"/>
                            <w:bottom w:val="none" w:sz="0" w:space="0" w:color="auto"/>
                            <w:right w:val="none" w:sz="0" w:space="0" w:color="auto"/>
                          </w:divBdr>
                          <w:divsChild>
                            <w:div w:id="12382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9772">
      <w:bodyDiv w:val="1"/>
      <w:marLeft w:val="0"/>
      <w:marRight w:val="0"/>
      <w:marTop w:val="0"/>
      <w:marBottom w:val="0"/>
      <w:divBdr>
        <w:top w:val="none" w:sz="0" w:space="0" w:color="auto"/>
        <w:left w:val="none" w:sz="0" w:space="0" w:color="auto"/>
        <w:bottom w:val="none" w:sz="0" w:space="0" w:color="auto"/>
        <w:right w:val="none" w:sz="0" w:space="0" w:color="auto"/>
      </w:divBdr>
    </w:div>
    <w:div w:id="1578900528">
      <w:bodyDiv w:val="1"/>
      <w:marLeft w:val="0"/>
      <w:marRight w:val="0"/>
      <w:marTop w:val="0"/>
      <w:marBottom w:val="0"/>
      <w:divBdr>
        <w:top w:val="none" w:sz="0" w:space="0" w:color="auto"/>
        <w:left w:val="none" w:sz="0" w:space="0" w:color="auto"/>
        <w:bottom w:val="none" w:sz="0" w:space="0" w:color="auto"/>
        <w:right w:val="none" w:sz="0" w:space="0" w:color="auto"/>
      </w:divBdr>
    </w:div>
    <w:div w:id="1600718956">
      <w:bodyDiv w:val="1"/>
      <w:marLeft w:val="0"/>
      <w:marRight w:val="0"/>
      <w:marTop w:val="0"/>
      <w:marBottom w:val="0"/>
      <w:divBdr>
        <w:top w:val="none" w:sz="0" w:space="0" w:color="auto"/>
        <w:left w:val="none" w:sz="0" w:space="0" w:color="auto"/>
        <w:bottom w:val="none" w:sz="0" w:space="0" w:color="auto"/>
        <w:right w:val="none" w:sz="0" w:space="0" w:color="auto"/>
      </w:divBdr>
      <w:divsChild>
        <w:div w:id="748381150">
          <w:marLeft w:val="0"/>
          <w:marRight w:val="0"/>
          <w:marTop w:val="0"/>
          <w:marBottom w:val="0"/>
          <w:divBdr>
            <w:top w:val="none" w:sz="0" w:space="0" w:color="auto"/>
            <w:left w:val="none" w:sz="0" w:space="0" w:color="auto"/>
            <w:bottom w:val="none" w:sz="0" w:space="0" w:color="auto"/>
            <w:right w:val="none" w:sz="0" w:space="0" w:color="auto"/>
          </w:divBdr>
          <w:divsChild>
            <w:div w:id="119568727">
              <w:marLeft w:val="0"/>
              <w:marRight w:val="0"/>
              <w:marTop w:val="0"/>
              <w:marBottom w:val="0"/>
              <w:divBdr>
                <w:top w:val="none" w:sz="0" w:space="0" w:color="auto"/>
                <w:left w:val="none" w:sz="0" w:space="0" w:color="auto"/>
                <w:bottom w:val="none" w:sz="0" w:space="0" w:color="auto"/>
                <w:right w:val="none" w:sz="0" w:space="0" w:color="auto"/>
              </w:divBdr>
              <w:divsChild>
                <w:div w:id="855924649">
                  <w:marLeft w:val="0"/>
                  <w:marRight w:val="0"/>
                  <w:marTop w:val="0"/>
                  <w:marBottom w:val="0"/>
                  <w:divBdr>
                    <w:top w:val="none" w:sz="0" w:space="0" w:color="auto"/>
                    <w:left w:val="none" w:sz="0" w:space="0" w:color="auto"/>
                    <w:bottom w:val="none" w:sz="0" w:space="0" w:color="auto"/>
                    <w:right w:val="none" w:sz="0" w:space="0" w:color="auto"/>
                  </w:divBdr>
                  <w:divsChild>
                    <w:div w:id="2092120846">
                      <w:marLeft w:val="0"/>
                      <w:marRight w:val="0"/>
                      <w:marTop w:val="0"/>
                      <w:marBottom w:val="0"/>
                      <w:divBdr>
                        <w:top w:val="none" w:sz="0" w:space="0" w:color="auto"/>
                        <w:left w:val="none" w:sz="0" w:space="0" w:color="auto"/>
                        <w:bottom w:val="none" w:sz="0" w:space="0" w:color="auto"/>
                        <w:right w:val="none" w:sz="0" w:space="0" w:color="auto"/>
                      </w:divBdr>
                      <w:divsChild>
                        <w:div w:id="469055578">
                          <w:marLeft w:val="0"/>
                          <w:marRight w:val="0"/>
                          <w:marTop w:val="0"/>
                          <w:marBottom w:val="0"/>
                          <w:divBdr>
                            <w:top w:val="none" w:sz="0" w:space="0" w:color="auto"/>
                            <w:left w:val="none" w:sz="0" w:space="0" w:color="auto"/>
                            <w:bottom w:val="none" w:sz="0" w:space="0" w:color="auto"/>
                            <w:right w:val="none" w:sz="0" w:space="0" w:color="auto"/>
                          </w:divBdr>
                          <w:divsChild>
                            <w:div w:id="7140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43018">
      <w:bodyDiv w:val="1"/>
      <w:marLeft w:val="0"/>
      <w:marRight w:val="0"/>
      <w:marTop w:val="0"/>
      <w:marBottom w:val="0"/>
      <w:divBdr>
        <w:top w:val="none" w:sz="0" w:space="0" w:color="auto"/>
        <w:left w:val="none" w:sz="0" w:space="0" w:color="auto"/>
        <w:bottom w:val="none" w:sz="0" w:space="0" w:color="auto"/>
        <w:right w:val="none" w:sz="0" w:space="0" w:color="auto"/>
      </w:divBdr>
    </w:div>
    <w:div w:id="1677030782">
      <w:bodyDiv w:val="1"/>
      <w:marLeft w:val="0"/>
      <w:marRight w:val="0"/>
      <w:marTop w:val="0"/>
      <w:marBottom w:val="0"/>
      <w:divBdr>
        <w:top w:val="none" w:sz="0" w:space="0" w:color="auto"/>
        <w:left w:val="none" w:sz="0" w:space="0" w:color="auto"/>
        <w:bottom w:val="none" w:sz="0" w:space="0" w:color="auto"/>
        <w:right w:val="none" w:sz="0" w:space="0" w:color="auto"/>
      </w:divBdr>
    </w:div>
    <w:div w:id="1686469916">
      <w:bodyDiv w:val="1"/>
      <w:marLeft w:val="0"/>
      <w:marRight w:val="0"/>
      <w:marTop w:val="0"/>
      <w:marBottom w:val="0"/>
      <w:divBdr>
        <w:top w:val="none" w:sz="0" w:space="0" w:color="auto"/>
        <w:left w:val="none" w:sz="0" w:space="0" w:color="auto"/>
        <w:bottom w:val="none" w:sz="0" w:space="0" w:color="auto"/>
        <w:right w:val="none" w:sz="0" w:space="0" w:color="auto"/>
      </w:divBdr>
    </w:div>
    <w:div w:id="1785922297">
      <w:bodyDiv w:val="1"/>
      <w:marLeft w:val="0"/>
      <w:marRight w:val="0"/>
      <w:marTop w:val="0"/>
      <w:marBottom w:val="0"/>
      <w:divBdr>
        <w:top w:val="none" w:sz="0" w:space="0" w:color="auto"/>
        <w:left w:val="none" w:sz="0" w:space="0" w:color="auto"/>
        <w:bottom w:val="none" w:sz="0" w:space="0" w:color="auto"/>
        <w:right w:val="none" w:sz="0" w:space="0" w:color="auto"/>
      </w:divBdr>
      <w:divsChild>
        <w:div w:id="692606871">
          <w:marLeft w:val="0"/>
          <w:marRight w:val="0"/>
          <w:marTop w:val="0"/>
          <w:marBottom w:val="0"/>
          <w:divBdr>
            <w:top w:val="none" w:sz="0" w:space="0" w:color="auto"/>
            <w:left w:val="none" w:sz="0" w:space="0" w:color="auto"/>
            <w:bottom w:val="none" w:sz="0" w:space="0" w:color="auto"/>
            <w:right w:val="none" w:sz="0" w:space="0" w:color="auto"/>
          </w:divBdr>
          <w:divsChild>
            <w:div w:id="1392533355">
              <w:marLeft w:val="0"/>
              <w:marRight w:val="0"/>
              <w:marTop w:val="0"/>
              <w:marBottom w:val="0"/>
              <w:divBdr>
                <w:top w:val="none" w:sz="0" w:space="0" w:color="auto"/>
                <w:left w:val="none" w:sz="0" w:space="0" w:color="auto"/>
                <w:bottom w:val="none" w:sz="0" w:space="0" w:color="auto"/>
                <w:right w:val="none" w:sz="0" w:space="0" w:color="auto"/>
              </w:divBdr>
              <w:divsChild>
                <w:div w:id="462382826">
                  <w:marLeft w:val="0"/>
                  <w:marRight w:val="0"/>
                  <w:marTop w:val="0"/>
                  <w:marBottom w:val="0"/>
                  <w:divBdr>
                    <w:top w:val="none" w:sz="0" w:space="0" w:color="auto"/>
                    <w:left w:val="none" w:sz="0" w:space="0" w:color="auto"/>
                    <w:bottom w:val="none" w:sz="0" w:space="0" w:color="auto"/>
                    <w:right w:val="none" w:sz="0" w:space="0" w:color="auto"/>
                  </w:divBdr>
                  <w:divsChild>
                    <w:div w:id="531503443">
                      <w:marLeft w:val="0"/>
                      <w:marRight w:val="0"/>
                      <w:marTop w:val="0"/>
                      <w:marBottom w:val="0"/>
                      <w:divBdr>
                        <w:top w:val="none" w:sz="0" w:space="0" w:color="auto"/>
                        <w:left w:val="none" w:sz="0" w:space="0" w:color="auto"/>
                        <w:bottom w:val="none" w:sz="0" w:space="0" w:color="auto"/>
                        <w:right w:val="none" w:sz="0" w:space="0" w:color="auto"/>
                      </w:divBdr>
                      <w:divsChild>
                        <w:div w:id="584340019">
                          <w:marLeft w:val="0"/>
                          <w:marRight w:val="0"/>
                          <w:marTop w:val="0"/>
                          <w:marBottom w:val="0"/>
                          <w:divBdr>
                            <w:top w:val="none" w:sz="0" w:space="0" w:color="auto"/>
                            <w:left w:val="none" w:sz="0" w:space="0" w:color="auto"/>
                            <w:bottom w:val="none" w:sz="0" w:space="0" w:color="auto"/>
                            <w:right w:val="none" w:sz="0" w:space="0" w:color="auto"/>
                          </w:divBdr>
                          <w:divsChild>
                            <w:div w:id="1263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776165">
      <w:bodyDiv w:val="1"/>
      <w:marLeft w:val="0"/>
      <w:marRight w:val="0"/>
      <w:marTop w:val="0"/>
      <w:marBottom w:val="0"/>
      <w:divBdr>
        <w:top w:val="none" w:sz="0" w:space="0" w:color="auto"/>
        <w:left w:val="none" w:sz="0" w:space="0" w:color="auto"/>
        <w:bottom w:val="none" w:sz="0" w:space="0" w:color="auto"/>
        <w:right w:val="none" w:sz="0" w:space="0" w:color="auto"/>
      </w:divBdr>
    </w:div>
    <w:div w:id="1850244751">
      <w:bodyDiv w:val="1"/>
      <w:marLeft w:val="0"/>
      <w:marRight w:val="0"/>
      <w:marTop w:val="0"/>
      <w:marBottom w:val="0"/>
      <w:divBdr>
        <w:top w:val="none" w:sz="0" w:space="0" w:color="auto"/>
        <w:left w:val="none" w:sz="0" w:space="0" w:color="auto"/>
        <w:bottom w:val="none" w:sz="0" w:space="0" w:color="auto"/>
        <w:right w:val="none" w:sz="0" w:space="0" w:color="auto"/>
      </w:divBdr>
    </w:div>
    <w:div w:id="1953508132">
      <w:bodyDiv w:val="1"/>
      <w:marLeft w:val="0"/>
      <w:marRight w:val="0"/>
      <w:marTop w:val="0"/>
      <w:marBottom w:val="0"/>
      <w:divBdr>
        <w:top w:val="none" w:sz="0" w:space="0" w:color="auto"/>
        <w:left w:val="none" w:sz="0" w:space="0" w:color="auto"/>
        <w:bottom w:val="none" w:sz="0" w:space="0" w:color="auto"/>
        <w:right w:val="none" w:sz="0" w:space="0" w:color="auto"/>
      </w:divBdr>
    </w:div>
    <w:div w:id="1986424141">
      <w:bodyDiv w:val="1"/>
      <w:marLeft w:val="0"/>
      <w:marRight w:val="0"/>
      <w:marTop w:val="0"/>
      <w:marBottom w:val="0"/>
      <w:divBdr>
        <w:top w:val="none" w:sz="0" w:space="0" w:color="auto"/>
        <w:left w:val="none" w:sz="0" w:space="0" w:color="auto"/>
        <w:bottom w:val="none" w:sz="0" w:space="0" w:color="auto"/>
        <w:right w:val="none" w:sz="0" w:space="0" w:color="auto"/>
      </w:divBdr>
    </w:div>
    <w:div w:id="2084721302">
      <w:bodyDiv w:val="1"/>
      <w:marLeft w:val="0"/>
      <w:marRight w:val="0"/>
      <w:marTop w:val="0"/>
      <w:marBottom w:val="0"/>
      <w:divBdr>
        <w:top w:val="none" w:sz="0" w:space="0" w:color="auto"/>
        <w:left w:val="none" w:sz="0" w:space="0" w:color="auto"/>
        <w:bottom w:val="none" w:sz="0" w:space="0" w:color="auto"/>
        <w:right w:val="none" w:sz="0" w:space="0" w:color="auto"/>
      </w:divBdr>
      <w:divsChild>
        <w:div w:id="990643153">
          <w:marLeft w:val="0"/>
          <w:marRight w:val="0"/>
          <w:marTop w:val="0"/>
          <w:marBottom w:val="0"/>
          <w:divBdr>
            <w:top w:val="none" w:sz="0" w:space="0" w:color="auto"/>
            <w:left w:val="none" w:sz="0" w:space="0" w:color="auto"/>
            <w:bottom w:val="none" w:sz="0" w:space="0" w:color="auto"/>
            <w:right w:val="none" w:sz="0" w:space="0" w:color="auto"/>
          </w:divBdr>
          <w:divsChild>
            <w:div w:id="1979339550">
              <w:marLeft w:val="0"/>
              <w:marRight w:val="0"/>
              <w:marTop w:val="0"/>
              <w:marBottom w:val="0"/>
              <w:divBdr>
                <w:top w:val="none" w:sz="0" w:space="0" w:color="auto"/>
                <w:left w:val="none" w:sz="0" w:space="0" w:color="auto"/>
                <w:bottom w:val="none" w:sz="0" w:space="0" w:color="auto"/>
                <w:right w:val="none" w:sz="0" w:space="0" w:color="auto"/>
              </w:divBdr>
              <w:divsChild>
                <w:div w:id="812871167">
                  <w:marLeft w:val="0"/>
                  <w:marRight w:val="0"/>
                  <w:marTop w:val="0"/>
                  <w:marBottom w:val="0"/>
                  <w:divBdr>
                    <w:top w:val="none" w:sz="0" w:space="0" w:color="auto"/>
                    <w:left w:val="none" w:sz="0" w:space="0" w:color="auto"/>
                    <w:bottom w:val="none" w:sz="0" w:space="0" w:color="auto"/>
                    <w:right w:val="none" w:sz="0" w:space="0" w:color="auto"/>
                  </w:divBdr>
                  <w:divsChild>
                    <w:div w:id="40178720">
                      <w:marLeft w:val="0"/>
                      <w:marRight w:val="0"/>
                      <w:marTop w:val="0"/>
                      <w:marBottom w:val="0"/>
                      <w:divBdr>
                        <w:top w:val="none" w:sz="0" w:space="0" w:color="auto"/>
                        <w:left w:val="none" w:sz="0" w:space="0" w:color="auto"/>
                        <w:bottom w:val="none" w:sz="0" w:space="0" w:color="auto"/>
                        <w:right w:val="none" w:sz="0" w:space="0" w:color="auto"/>
                      </w:divBdr>
                      <w:divsChild>
                        <w:div w:id="197668684">
                          <w:marLeft w:val="0"/>
                          <w:marRight w:val="0"/>
                          <w:marTop w:val="0"/>
                          <w:marBottom w:val="0"/>
                          <w:divBdr>
                            <w:top w:val="none" w:sz="0" w:space="0" w:color="auto"/>
                            <w:left w:val="none" w:sz="0" w:space="0" w:color="auto"/>
                            <w:bottom w:val="none" w:sz="0" w:space="0" w:color="auto"/>
                            <w:right w:val="none" w:sz="0" w:space="0" w:color="auto"/>
                          </w:divBdr>
                          <w:divsChild>
                            <w:div w:id="1462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ergio.garcia@mncn.csic.e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ago.ferreiro@ebd.csic.e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B5EBE-F3D4-468B-9283-2216330E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46030</Words>
  <Characters>262371</Characters>
  <Application>Microsoft Office Word</Application>
  <DocSecurity>0</DocSecurity>
  <Lines>2186</Lines>
  <Paragraphs>615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Ferreiro Arias</dc:creator>
  <cp:keywords/>
  <dc:description/>
  <cp:lastModifiedBy>Laura Paltrinieri</cp:lastModifiedBy>
  <cp:revision>6</cp:revision>
  <dcterms:created xsi:type="dcterms:W3CDTF">2024-12-06T20:24:00Z</dcterms:created>
  <dcterms:modified xsi:type="dcterms:W3CDTF">2024-12-07T18:56:00Z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id="B76Q4EVl"/&gt;&lt;style id="http://www.zotero.org/styles/global-ecology-and-conservation" hasBibliography="1" bibliographyStyleHasBeenSet="1"/&gt;&lt;prefs&gt;&lt;pref name="fieldType" value="Field"/&gt;&lt;/prefs&gt;&lt;/dat</vt:lpwstr>
  </property>
  <property fmtid="{D5CDD505-2E9C-101B-9397-08002B2CF9AE}" pid="3" name="ZOTERO_PREF_2">
    <vt:lpwstr>a&gt;</vt:lpwstr>
  </property>
</Properties>
</file>